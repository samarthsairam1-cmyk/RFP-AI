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57856" w14:textId="097EBAA7" w:rsidR="00864172" w:rsidRDefault="0010021E">
      <w:r>
        <w:rPr>
          <w:noProof/>
        </w:rPr>
        <w:drawing>
          <wp:anchor distT="0" distB="0" distL="114300" distR="114300" simplePos="0" relativeHeight="251658245" behindDoc="0" locked="0" layoutInCell="1" allowOverlap="1" wp14:anchorId="25C93E87" wp14:editId="0418E22D">
            <wp:simplePos x="0" y="0"/>
            <wp:positionH relativeFrom="column">
              <wp:posOffset>-914257</wp:posOffset>
            </wp:positionH>
            <wp:positionV relativeFrom="paragraph">
              <wp:posOffset>-914400</wp:posOffset>
            </wp:positionV>
            <wp:extent cx="7772113" cy="10061770"/>
            <wp:effectExtent l="0" t="0" r="635" b="0"/>
            <wp:wrapNone/>
            <wp:docPr id="1918918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18356"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113" cy="10061770"/>
                    </a:xfrm>
                    <a:prstGeom prst="rect">
                      <a:avLst/>
                    </a:prstGeom>
                  </pic:spPr>
                </pic:pic>
              </a:graphicData>
            </a:graphic>
            <wp14:sizeRelH relativeFrom="page">
              <wp14:pctWidth>0</wp14:pctWidth>
            </wp14:sizeRelH>
            <wp14:sizeRelV relativeFrom="page">
              <wp14:pctHeight>0</wp14:pctHeight>
            </wp14:sizeRelV>
          </wp:anchor>
        </w:drawing>
      </w:r>
      <w:r w:rsidR="00BA34E1">
        <w:t>k</w:t>
      </w:r>
    </w:p>
    <w:p w14:paraId="0F12E4FE" w14:textId="398BD8B5" w:rsidR="00864172" w:rsidRDefault="00864172">
      <w:pPr>
        <w:sectPr w:rsidR="00864172" w:rsidSect="002A173B">
          <w:footerReference w:type="default" r:id="rId12"/>
          <w:headerReference w:type="first" r:id="rId13"/>
          <w:footerReference w:type="first" r:id="rId14"/>
          <w:pgSz w:w="12240" w:h="15840"/>
          <w:pgMar w:top="1440" w:right="1440" w:bottom="1440" w:left="1440" w:header="720" w:footer="720" w:gutter="0"/>
          <w:cols w:space="720"/>
          <w:docGrid w:linePitch="360"/>
        </w:sectPr>
      </w:pPr>
    </w:p>
    <w:sdt>
      <w:sdtPr>
        <w:rPr>
          <w:b w:val="0"/>
          <w:color w:val="auto"/>
          <w:kern w:val="2"/>
          <w:sz w:val="24"/>
          <w14:ligatures w14:val="standardContextual"/>
        </w:rPr>
        <w:id w:val="-374311109"/>
        <w:docPartObj>
          <w:docPartGallery w:val="Table of Contents"/>
          <w:docPartUnique/>
        </w:docPartObj>
      </w:sdtPr>
      <w:sdtEndPr>
        <w:rPr>
          <w:bCs w:val="0"/>
          <w:kern w:val="0"/>
          <w14:ligatures w14:val="none"/>
        </w:rPr>
      </w:sdtEndPr>
      <w:sdtContent>
        <w:p w14:paraId="40AC3C11" w14:textId="3EC05DBC" w:rsidR="00CC3985" w:rsidRPr="005A37FD" w:rsidRDefault="00CC3985" w:rsidP="00602C32">
          <w:pPr>
            <w:pStyle w:val="TOCHeading"/>
          </w:pPr>
          <w:r w:rsidRPr="005A37FD">
            <w:t>Table of Contents</w:t>
          </w:r>
        </w:p>
        <w:p w14:paraId="69367012" w14:textId="2D469244" w:rsidR="007231DB" w:rsidRDefault="00CC3985">
          <w:pPr>
            <w:pStyle w:val="TOC1"/>
            <w:rPr>
              <w:rFonts w:asciiTheme="minorHAnsi" w:eastAsiaTheme="minorEastAsia" w:hAnsiTheme="minorHAnsi" w:cstheme="minorBidi"/>
              <w:noProof/>
              <w:kern w:val="2"/>
              <w14:ligatures w14:val="standardContextual"/>
            </w:rPr>
          </w:pPr>
          <w:r w:rsidRPr="00523405">
            <w:fldChar w:fldCharType="begin"/>
          </w:r>
          <w:r w:rsidRPr="00523405">
            <w:instrText xml:space="preserve"> TOC \o "1-3" \h \z \u </w:instrText>
          </w:r>
          <w:r w:rsidRPr="00523405">
            <w:fldChar w:fldCharType="separate"/>
          </w:r>
          <w:hyperlink w:anchor="_Toc177317380" w:history="1">
            <w:r w:rsidR="007231DB" w:rsidRPr="00D81319">
              <w:rPr>
                <w:rStyle w:val="Hyperlink"/>
                <w:noProof/>
              </w:rPr>
              <w:t>Phase II- Factor 2: PWS</w:t>
            </w:r>
            <w:r w:rsidR="007231DB">
              <w:rPr>
                <w:noProof/>
                <w:webHidden/>
              </w:rPr>
              <w:tab/>
            </w:r>
            <w:r w:rsidR="007231DB">
              <w:rPr>
                <w:noProof/>
                <w:webHidden/>
              </w:rPr>
              <w:fldChar w:fldCharType="begin"/>
            </w:r>
            <w:r w:rsidR="007231DB">
              <w:rPr>
                <w:noProof/>
                <w:webHidden/>
              </w:rPr>
              <w:instrText xml:space="preserve"> PAGEREF _Toc177317380 \h </w:instrText>
            </w:r>
            <w:r w:rsidR="007231DB">
              <w:rPr>
                <w:noProof/>
                <w:webHidden/>
              </w:rPr>
            </w:r>
            <w:r w:rsidR="007231DB">
              <w:rPr>
                <w:noProof/>
                <w:webHidden/>
              </w:rPr>
              <w:fldChar w:fldCharType="separate"/>
            </w:r>
            <w:r w:rsidR="007231DB">
              <w:rPr>
                <w:noProof/>
                <w:webHidden/>
              </w:rPr>
              <w:t>1</w:t>
            </w:r>
            <w:r w:rsidR="007231DB">
              <w:rPr>
                <w:noProof/>
                <w:webHidden/>
              </w:rPr>
              <w:fldChar w:fldCharType="end"/>
            </w:r>
          </w:hyperlink>
        </w:p>
        <w:p w14:paraId="68764212" w14:textId="231C59E4"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81" w:history="1">
            <w:r w:rsidRPr="00D81319">
              <w:rPr>
                <w:rStyle w:val="Hyperlink"/>
                <w:noProof/>
              </w:rPr>
              <w:t>1.1</w:t>
            </w:r>
            <w:r>
              <w:rPr>
                <w:rFonts w:asciiTheme="minorHAnsi" w:eastAsiaTheme="minorEastAsia" w:hAnsiTheme="minorHAnsi" w:cstheme="minorBidi"/>
                <w:noProof/>
                <w:kern w:val="2"/>
                <w14:ligatures w14:val="standardContextual"/>
              </w:rPr>
              <w:tab/>
            </w:r>
            <w:r w:rsidRPr="00D81319">
              <w:rPr>
                <w:rStyle w:val="Hyperlink"/>
                <w:noProof/>
              </w:rPr>
              <w:t>A Modernized Online Presence [SOO Section 4.1]</w:t>
            </w:r>
            <w:r>
              <w:rPr>
                <w:noProof/>
                <w:webHidden/>
              </w:rPr>
              <w:tab/>
            </w:r>
            <w:r>
              <w:rPr>
                <w:noProof/>
                <w:webHidden/>
              </w:rPr>
              <w:fldChar w:fldCharType="begin"/>
            </w:r>
            <w:r>
              <w:rPr>
                <w:noProof/>
                <w:webHidden/>
              </w:rPr>
              <w:instrText xml:space="preserve"> PAGEREF _Toc177317381 \h </w:instrText>
            </w:r>
            <w:r>
              <w:rPr>
                <w:noProof/>
                <w:webHidden/>
              </w:rPr>
            </w:r>
            <w:r>
              <w:rPr>
                <w:noProof/>
                <w:webHidden/>
              </w:rPr>
              <w:fldChar w:fldCharType="separate"/>
            </w:r>
            <w:r>
              <w:rPr>
                <w:noProof/>
                <w:webHidden/>
              </w:rPr>
              <w:t>2</w:t>
            </w:r>
            <w:r>
              <w:rPr>
                <w:noProof/>
                <w:webHidden/>
              </w:rPr>
              <w:fldChar w:fldCharType="end"/>
            </w:r>
          </w:hyperlink>
        </w:p>
        <w:p w14:paraId="1BD19D15" w14:textId="148C8251"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82" w:history="1">
            <w:r w:rsidRPr="00D81319">
              <w:rPr>
                <w:rStyle w:val="Hyperlink"/>
                <w:noProof/>
              </w:rPr>
              <w:t>1.2</w:t>
            </w:r>
            <w:r>
              <w:rPr>
                <w:rFonts w:asciiTheme="minorHAnsi" w:eastAsiaTheme="minorEastAsia" w:hAnsiTheme="minorHAnsi" w:cstheme="minorBidi"/>
                <w:noProof/>
                <w:kern w:val="2"/>
                <w14:ligatures w14:val="standardContextual"/>
              </w:rPr>
              <w:tab/>
            </w:r>
            <w:r w:rsidRPr="00D81319">
              <w:rPr>
                <w:rStyle w:val="Hyperlink"/>
                <w:noProof/>
              </w:rPr>
              <w:t>Extraction, Management, and Display of Data in the Redbook [SOO Section 4.2]</w:t>
            </w:r>
            <w:r>
              <w:rPr>
                <w:noProof/>
                <w:webHidden/>
              </w:rPr>
              <w:tab/>
            </w:r>
            <w:r>
              <w:rPr>
                <w:noProof/>
                <w:webHidden/>
              </w:rPr>
              <w:fldChar w:fldCharType="begin"/>
            </w:r>
            <w:r>
              <w:rPr>
                <w:noProof/>
                <w:webHidden/>
              </w:rPr>
              <w:instrText xml:space="preserve"> PAGEREF _Toc177317382 \h </w:instrText>
            </w:r>
            <w:r>
              <w:rPr>
                <w:noProof/>
                <w:webHidden/>
              </w:rPr>
            </w:r>
            <w:r>
              <w:rPr>
                <w:noProof/>
                <w:webHidden/>
              </w:rPr>
              <w:fldChar w:fldCharType="separate"/>
            </w:r>
            <w:r>
              <w:rPr>
                <w:noProof/>
                <w:webHidden/>
              </w:rPr>
              <w:t>5</w:t>
            </w:r>
            <w:r>
              <w:rPr>
                <w:noProof/>
                <w:webHidden/>
              </w:rPr>
              <w:fldChar w:fldCharType="end"/>
            </w:r>
          </w:hyperlink>
        </w:p>
        <w:p w14:paraId="538401B9" w14:textId="64F02439"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3" w:history="1">
            <w:r w:rsidRPr="00D81319">
              <w:rPr>
                <w:rStyle w:val="Hyperlink"/>
                <w:noProof/>
              </w:rPr>
              <w:t>1.2.1</w:t>
            </w:r>
            <w:r>
              <w:rPr>
                <w:rFonts w:asciiTheme="minorHAnsi" w:eastAsiaTheme="minorEastAsia" w:hAnsiTheme="minorHAnsi" w:cstheme="minorBidi"/>
                <w:noProof/>
                <w:kern w:val="2"/>
                <w14:ligatures w14:val="standardContextual"/>
              </w:rPr>
              <w:tab/>
            </w:r>
            <w:r w:rsidRPr="00D81319">
              <w:rPr>
                <w:rStyle w:val="Hyperlink"/>
                <w:noProof/>
              </w:rPr>
              <w:t>Data Extraction</w:t>
            </w:r>
            <w:r>
              <w:rPr>
                <w:noProof/>
                <w:webHidden/>
              </w:rPr>
              <w:tab/>
            </w:r>
            <w:r>
              <w:rPr>
                <w:noProof/>
                <w:webHidden/>
              </w:rPr>
              <w:fldChar w:fldCharType="begin"/>
            </w:r>
            <w:r>
              <w:rPr>
                <w:noProof/>
                <w:webHidden/>
              </w:rPr>
              <w:instrText xml:space="preserve"> PAGEREF _Toc177317383 \h </w:instrText>
            </w:r>
            <w:r>
              <w:rPr>
                <w:noProof/>
                <w:webHidden/>
              </w:rPr>
            </w:r>
            <w:r>
              <w:rPr>
                <w:noProof/>
                <w:webHidden/>
              </w:rPr>
              <w:fldChar w:fldCharType="separate"/>
            </w:r>
            <w:r>
              <w:rPr>
                <w:noProof/>
                <w:webHidden/>
              </w:rPr>
              <w:t>5</w:t>
            </w:r>
            <w:r>
              <w:rPr>
                <w:noProof/>
                <w:webHidden/>
              </w:rPr>
              <w:fldChar w:fldCharType="end"/>
            </w:r>
          </w:hyperlink>
        </w:p>
        <w:p w14:paraId="0A4300E9" w14:textId="6D7FEC53"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4" w:history="1">
            <w:r w:rsidRPr="00D81319">
              <w:rPr>
                <w:rStyle w:val="Hyperlink"/>
                <w:noProof/>
              </w:rPr>
              <w:t>1.2.2</w:t>
            </w:r>
            <w:r>
              <w:rPr>
                <w:rFonts w:asciiTheme="minorHAnsi" w:eastAsiaTheme="minorEastAsia" w:hAnsiTheme="minorHAnsi" w:cstheme="minorBidi"/>
                <w:noProof/>
                <w:kern w:val="2"/>
                <w14:ligatures w14:val="standardContextual"/>
              </w:rPr>
              <w:tab/>
            </w:r>
            <w:r w:rsidRPr="00D81319">
              <w:rPr>
                <w:rStyle w:val="Hyperlink"/>
                <w:noProof/>
              </w:rPr>
              <w:t>Data Management</w:t>
            </w:r>
            <w:r>
              <w:rPr>
                <w:noProof/>
                <w:webHidden/>
              </w:rPr>
              <w:tab/>
            </w:r>
            <w:r>
              <w:rPr>
                <w:noProof/>
                <w:webHidden/>
              </w:rPr>
              <w:fldChar w:fldCharType="begin"/>
            </w:r>
            <w:r>
              <w:rPr>
                <w:noProof/>
                <w:webHidden/>
              </w:rPr>
              <w:instrText xml:space="preserve"> PAGEREF _Toc177317384 \h </w:instrText>
            </w:r>
            <w:r>
              <w:rPr>
                <w:noProof/>
                <w:webHidden/>
              </w:rPr>
            </w:r>
            <w:r>
              <w:rPr>
                <w:noProof/>
                <w:webHidden/>
              </w:rPr>
              <w:fldChar w:fldCharType="separate"/>
            </w:r>
            <w:r>
              <w:rPr>
                <w:noProof/>
                <w:webHidden/>
              </w:rPr>
              <w:t>5</w:t>
            </w:r>
            <w:r>
              <w:rPr>
                <w:noProof/>
                <w:webHidden/>
              </w:rPr>
              <w:fldChar w:fldCharType="end"/>
            </w:r>
          </w:hyperlink>
        </w:p>
        <w:p w14:paraId="478690EF" w14:textId="239038FC"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5" w:history="1">
            <w:r w:rsidRPr="00D81319">
              <w:rPr>
                <w:rStyle w:val="Hyperlink"/>
                <w:noProof/>
              </w:rPr>
              <w:t>1.2.3</w:t>
            </w:r>
            <w:r>
              <w:rPr>
                <w:rFonts w:asciiTheme="minorHAnsi" w:eastAsiaTheme="minorEastAsia" w:hAnsiTheme="minorHAnsi" w:cstheme="minorBidi"/>
                <w:noProof/>
                <w:kern w:val="2"/>
                <w14:ligatures w14:val="standardContextual"/>
              </w:rPr>
              <w:tab/>
            </w:r>
            <w:r w:rsidRPr="00D81319">
              <w:rPr>
                <w:rStyle w:val="Hyperlink"/>
                <w:noProof/>
              </w:rPr>
              <w:t>Data Display</w:t>
            </w:r>
            <w:r>
              <w:rPr>
                <w:noProof/>
                <w:webHidden/>
              </w:rPr>
              <w:tab/>
            </w:r>
            <w:r>
              <w:rPr>
                <w:noProof/>
                <w:webHidden/>
              </w:rPr>
              <w:fldChar w:fldCharType="begin"/>
            </w:r>
            <w:r>
              <w:rPr>
                <w:noProof/>
                <w:webHidden/>
              </w:rPr>
              <w:instrText xml:space="preserve"> PAGEREF _Toc177317385 \h </w:instrText>
            </w:r>
            <w:r>
              <w:rPr>
                <w:noProof/>
                <w:webHidden/>
              </w:rPr>
            </w:r>
            <w:r>
              <w:rPr>
                <w:noProof/>
                <w:webHidden/>
              </w:rPr>
              <w:fldChar w:fldCharType="separate"/>
            </w:r>
            <w:r>
              <w:rPr>
                <w:noProof/>
                <w:webHidden/>
              </w:rPr>
              <w:t>6</w:t>
            </w:r>
            <w:r>
              <w:rPr>
                <w:noProof/>
                <w:webHidden/>
              </w:rPr>
              <w:fldChar w:fldCharType="end"/>
            </w:r>
          </w:hyperlink>
        </w:p>
        <w:p w14:paraId="1072F3B3" w14:textId="123B0B31"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6" w:history="1">
            <w:r w:rsidRPr="00D81319">
              <w:rPr>
                <w:rStyle w:val="Hyperlink"/>
                <w:noProof/>
              </w:rPr>
              <w:t>1.2.4</w:t>
            </w:r>
            <w:r>
              <w:rPr>
                <w:rFonts w:asciiTheme="minorHAnsi" w:eastAsiaTheme="minorEastAsia" w:hAnsiTheme="minorHAnsi" w:cstheme="minorBidi"/>
                <w:noProof/>
                <w:kern w:val="2"/>
                <w14:ligatures w14:val="standardContextual"/>
              </w:rPr>
              <w:tab/>
            </w:r>
            <w:r w:rsidRPr="00D81319">
              <w:rPr>
                <w:rStyle w:val="Hyperlink"/>
                <w:noProof/>
              </w:rPr>
              <w:t>Machine Friendly Format</w:t>
            </w:r>
            <w:r>
              <w:rPr>
                <w:noProof/>
                <w:webHidden/>
              </w:rPr>
              <w:tab/>
            </w:r>
            <w:r>
              <w:rPr>
                <w:noProof/>
                <w:webHidden/>
              </w:rPr>
              <w:fldChar w:fldCharType="begin"/>
            </w:r>
            <w:r>
              <w:rPr>
                <w:noProof/>
                <w:webHidden/>
              </w:rPr>
              <w:instrText xml:space="preserve"> PAGEREF _Toc177317386 \h </w:instrText>
            </w:r>
            <w:r>
              <w:rPr>
                <w:noProof/>
                <w:webHidden/>
              </w:rPr>
            </w:r>
            <w:r>
              <w:rPr>
                <w:noProof/>
                <w:webHidden/>
              </w:rPr>
              <w:fldChar w:fldCharType="separate"/>
            </w:r>
            <w:r>
              <w:rPr>
                <w:noProof/>
                <w:webHidden/>
              </w:rPr>
              <w:t>7</w:t>
            </w:r>
            <w:r>
              <w:rPr>
                <w:noProof/>
                <w:webHidden/>
              </w:rPr>
              <w:fldChar w:fldCharType="end"/>
            </w:r>
          </w:hyperlink>
        </w:p>
        <w:p w14:paraId="24FBC975" w14:textId="4AA1F39D"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7" w:history="1">
            <w:r w:rsidRPr="00D81319">
              <w:rPr>
                <w:rStyle w:val="Hyperlink"/>
                <w:noProof/>
              </w:rPr>
              <w:t>1.2.5</w:t>
            </w:r>
            <w:r>
              <w:rPr>
                <w:rFonts w:asciiTheme="minorHAnsi" w:eastAsiaTheme="minorEastAsia" w:hAnsiTheme="minorHAnsi" w:cstheme="minorBidi"/>
                <w:noProof/>
                <w:kern w:val="2"/>
                <w14:ligatures w14:val="standardContextual"/>
              </w:rPr>
              <w:tab/>
            </w:r>
            <w:r w:rsidRPr="00D81319">
              <w:rPr>
                <w:rStyle w:val="Hyperlink"/>
                <w:noProof/>
              </w:rPr>
              <w:t>Compliance with Federal Policies and Best Practices</w:t>
            </w:r>
            <w:r>
              <w:rPr>
                <w:noProof/>
                <w:webHidden/>
              </w:rPr>
              <w:tab/>
            </w:r>
            <w:r>
              <w:rPr>
                <w:noProof/>
                <w:webHidden/>
              </w:rPr>
              <w:fldChar w:fldCharType="begin"/>
            </w:r>
            <w:r>
              <w:rPr>
                <w:noProof/>
                <w:webHidden/>
              </w:rPr>
              <w:instrText xml:space="preserve"> PAGEREF _Toc177317387 \h </w:instrText>
            </w:r>
            <w:r>
              <w:rPr>
                <w:noProof/>
                <w:webHidden/>
              </w:rPr>
            </w:r>
            <w:r>
              <w:rPr>
                <w:noProof/>
                <w:webHidden/>
              </w:rPr>
              <w:fldChar w:fldCharType="separate"/>
            </w:r>
            <w:r>
              <w:rPr>
                <w:noProof/>
                <w:webHidden/>
              </w:rPr>
              <w:t>7</w:t>
            </w:r>
            <w:r>
              <w:rPr>
                <w:noProof/>
                <w:webHidden/>
              </w:rPr>
              <w:fldChar w:fldCharType="end"/>
            </w:r>
          </w:hyperlink>
        </w:p>
        <w:p w14:paraId="6A6C6684" w14:textId="7FEA7022"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88" w:history="1">
            <w:r w:rsidRPr="00D81319">
              <w:rPr>
                <w:rStyle w:val="Hyperlink"/>
                <w:noProof/>
              </w:rPr>
              <w:t>1.3</w:t>
            </w:r>
            <w:r>
              <w:rPr>
                <w:rFonts w:asciiTheme="minorHAnsi" w:eastAsiaTheme="minorEastAsia" w:hAnsiTheme="minorHAnsi" w:cstheme="minorBidi"/>
                <w:noProof/>
                <w:kern w:val="2"/>
                <w14:ligatures w14:val="standardContextual"/>
              </w:rPr>
              <w:tab/>
            </w:r>
            <w:r w:rsidRPr="00D81319">
              <w:rPr>
                <w:rStyle w:val="Hyperlink"/>
                <w:noProof/>
              </w:rPr>
              <w:t>Content Delivery [SOO Section 4.3]</w:t>
            </w:r>
            <w:r>
              <w:rPr>
                <w:noProof/>
                <w:webHidden/>
              </w:rPr>
              <w:tab/>
            </w:r>
            <w:r>
              <w:rPr>
                <w:noProof/>
                <w:webHidden/>
              </w:rPr>
              <w:fldChar w:fldCharType="begin"/>
            </w:r>
            <w:r>
              <w:rPr>
                <w:noProof/>
                <w:webHidden/>
              </w:rPr>
              <w:instrText xml:space="preserve"> PAGEREF _Toc177317388 \h </w:instrText>
            </w:r>
            <w:r>
              <w:rPr>
                <w:noProof/>
                <w:webHidden/>
              </w:rPr>
            </w:r>
            <w:r>
              <w:rPr>
                <w:noProof/>
                <w:webHidden/>
              </w:rPr>
              <w:fldChar w:fldCharType="separate"/>
            </w:r>
            <w:r>
              <w:rPr>
                <w:noProof/>
                <w:webHidden/>
              </w:rPr>
              <w:t>7</w:t>
            </w:r>
            <w:r>
              <w:rPr>
                <w:noProof/>
                <w:webHidden/>
              </w:rPr>
              <w:fldChar w:fldCharType="end"/>
            </w:r>
          </w:hyperlink>
        </w:p>
        <w:p w14:paraId="5BA5CE10" w14:textId="2DBEEB24"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89" w:history="1">
            <w:r w:rsidRPr="00D81319">
              <w:rPr>
                <w:rStyle w:val="Hyperlink"/>
                <w:noProof/>
              </w:rPr>
              <w:t>1.3.1</w:t>
            </w:r>
            <w:r>
              <w:rPr>
                <w:rFonts w:asciiTheme="minorHAnsi" w:eastAsiaTheme="minorEastAsia" w:hAnsiTheme="minorHAnsi" w:cstheme="minorBidi"/>
                <w:noProof/>
                <w:kern w:val="2"/>
                <w14:ligatures w14:val="standardContextual"/>
              </w:rPr>
              <w:tab/>
            </w:r>
            <w:r w:rsidRPr="00D81319">
              <w:rPr>
                <w:rStyle w:val="Hyperlink"/>
                <w:noProof/>
              </w:rPr>
              <w:t>Provide a Content Delivery System [SOO Section 4.3(1)</w:t>
            </w:r>
            <w:r>
              <w:rPr>
                <w:noProof/>
                <w:webHidden/>
              </w:rPr>
              <w:tab/>
            </w:r>
            <w:r>
              <w:rPr>
                <w:noProof/>
                <w:webHidden/>
              </w:rPr>
              <w:fldChar w:fldCharType="begin"/>
            </w:r>
            <w:r>
              <w:rPr>
                <w:noProof/>
                <w:webHidden/>
              </w:rPr>
              <w:instrText xml:space="preserve"> PAGEREF _Toc177317389 \h </w:instrText>
            </w:r>
            <w:r>
              <w:rPr>
                <w:noProof/>
                <w:webHidden/>
              </w:rPr>
            </w:r>
            <w:r>
              <w:rPr>
                <w:noProof/>
                <w:webHidden/>
              </w:rPr>
              <w:fldChar w:fldCharType="separate"/>
            </w:r>
            <w:r>
              <w:rPr>
                <w:noProof/>
                <w:webHidden/>
              </w:rPr>
              <w:t>7</w:t>
            </w:r>
            <w:r>
              <w:rPr>
                <w:noProof/>
                <w:webHidden/>
              </w:rPr>
              <w:fldChar w:fldCharType="end"/>
            </w:r>
          </w:hyperlink>
        </w:p>
        <w:p w14:paraId="02DF1C2D" w14:textId="460BE8E0"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90" w:history="1">
            <w:r w:rsidRPr="00D81319">
              <w:rPr>
                <w:rStyle w:val="Hyperlink"/>
                <w:noProof/>
              </w:rPr>
              <w:t>1.3.2</w:t>
            </w:r>
            <w:r>
              <w:rPr>
                <w:rFonts w:asciiTheme="minorHAnsi" w:eastAsiaTheme="minorEastAsia" w:hAnsiTheme="minorHAnsi" w:cstheme="minorBidi"/>
                <w:noProof/>
                <w:kern w:val="2"/>
                <w14:ligatures w14:val="standardContextual"/>
              </w:rPr>
              <w:tab/>
            </w:r>
            <w:r w:rsidRPr="00D81319">
              <w:rPr>
                <w:rStyle w:val="Hyperlink"/>
                <w:noProof/>
              </w:rPr>
              <w:t>Refine Process with Stakeholder Engagement [SOO Section 4.3(2)</w:t>
            </w:r>
            <w:r>
              <w:rPr>
                <w:noProof/>
                <w:webHidden/>
              </w:rPr>
              <w:tab/>
            </w:r>
            <w:r>
              <w:rPr>
                <w:noProof/>
                <w:webHidden/>
              </w:rPr>
              <w:fldChar w:fldCharType="begin"/>
            </w:r>
            <w:r>
              <w:rPr>
                <w:noProof/>
                <w:webHidden/>
              </w:rPr>
              <w:instrText xml:space="preserve"> PAGEREF _Toc177317390 \h </w:instrText>
            </w:r>
            <w:r>
              <w:rPr>
                <w:noProof/>
                <w:webHidden/>
              </w:rPr>
            </w:r>
            <w:r>
              <w:rPr>
                <w:noProof/>
                <w:webHidden/>
              </w:rPr>
              <w:fldChar w:fldCharType="separate"/>
            </w:r>
            <w:r>
              <w:rPr>
                <w:noProof/>
                <w:webHidden/>
              </w:rPr>
              <w:t>8</w:t>
            </w:r>
            <w:r>
              <w:rPr>
                <w:noProof/>
                <w:webHidden/>
              </w:rPr>
              <w:fldChar w:fldCharType="end"/>
            </w:r>
          </w:hyperlink>
        </w:p>
        <w:p w14:paraId="44488E17" w14:textId="7CB87681"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91" w:history="1">
            <w:r w:rsidRPr="00D81319">
              <w:rPr>
                <w:rStyle w:val="Hyperlink"/>
                <w:noProof/>
              </w:rPr>
              <w:t>1.4</w:t>
            </w:r>
            <w:r>
              <w:rPr>
                <w:rFonts w:asciiTheme="minorHAnsi" w:eastAsiaTheme="minorEastAsia" w:hAnsiTheme="minorHAnsi" w:cstheme="minorBidi"/>
                <w:noProof/>
                <w:kern w:val="2"/>
                <w14:ligatures w14:val="standardContextual"/>
              </w:rPr>
              <w:tab/>
            </w:r>
            <w:r w:rsidRPr="00D81319">
              <w:rPr>
                <w:rStyle w:val="Hyperlink"/>
                <w:noProof/>
              </w:rPr>
              <w:t>Minimum Viable Product [SOO Section 4.4]</w:t>
            </w:r>
            <w:r>
              <w:rPr>
                <w:noProof/>
                <w:webHidden/>
              </w:rPr>
              <w:tab/>
            </w:r>
            <w:r>
              <w:rPr>
                <w:noProof/>
                <w:webHidden/>
              </w:rPr>
              <w:fldChar w:fldCharType="begin"/>
            </w:r>
            <w:r>
              <w:rPr>
                <w:noProof/>
                <w:webHidden/>
              </w:rPr>
              <w:instrText xml:space="preserve"> PAGEREF _Toc177317391 \h </w:instrText>
            </w:r>
            <w:r>
              <w:rPr>
                <w:noProof/>
                <w:webHidden/>
              </w:rPr>
            </w:r>
            <w:r>
              <w:rPr>
                <w:noProof/>
                <w:webHidden/>
              </w:rPr>
              <w:fldChar w:fldCharType="separate"/>
            </w:r>
            <w:r>
              <w:rPr>
                <w:noProof/>
                <w:webHidden/>
              </w:rPr>
              <w:t>9</w:t>
            </w:r>
            <w:r>
              <w:rPr>
                <w:noProof/>
                <w:webHidden/>
              </w:rPr>
              <w:fldChar w:fldCharType="end"/>
            </w:r>
          </w:hyperlink>
        </w:p>
        <w:p w14:paraId="2E7FD47D" w14:textId="508EB750"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92" w:history="1">
            <w:r w:rsidRPr="00D81319">
              <w:rPr>
                <w:rStyle w:val="Hyperlink"/>
                <w:noProof/>
              </w:rPr>
              <w:t>1.4.1</w:t>
            </w:r>
            <w:r>
              <w:rPr>
                <w:rFonts w:asciiTheme="minorHAnsi" w:eastAsiaTheme="minorEastAsia" w:hAnsiTheme="minorHAnsi" w:cstheme="minorBidi"/>
                <w:noProof/>
                <w:kern w:val="2"/>
                <w14:ligatures w14:val="standardContextual"/>
              </w:rPr>
              <w:tab/>
            </w:r>
            <w:r w:rsidRPr="00D81319">
              <w:rPr>
                <w:rStyle w:val="Hyperlink"/>
                <w:noProof/>
              </w:rPr>
              <w:t>Objective of the MVP</w:t>
            </w:r>
            <w:r>
              <w:rPr>
                <w:noProof/>
                <w:webHidden/>
              </w:rPr>
              <w:tab/>
            </w:r>
            <w:r>
              <w:rPr>
                <w:noProof/>
                <w:webHidden/>
              </w:rPr>
              <w:fldChar w:fldCharType="begin"/>
            </w:r>
            <w:r>
              <w:rPr>
                <w:noProof/>
                <w:webHidden/>
              </w:rPr>
              <w:instrText xml:space="preserve"> PAGEREF _Toc177317392 \h </w:instrText>
            </w:r>
            <w:r>
              <w:rPr>
                <w:noProof/>
                <w:webHidden/>
              </w:rPr>
            </w:r>
            <w:r>
              <w:rPr>
                <w:noProof/>
                <w:webHidden/>
              </w:rPr>
              <w:fldChar w:fldCharType="separate"/>
            </w:r>
            <w:r>
              <w:rPr>
                <w:noProof/>
                <w:webHidden/>
              </w:rPr>
              <w:t>10</w:t>
            </w:r>
            <w:r>
              <w:rPr>
                <w:noProof/>
                <w:webHidden/>
              </w:rPr>
              <w:fldChar w:fldCharType="end"/>
            </w:r>
          </w:hyperlink>
        </w:p>
        <w:p w14:paraId="79077881" w14:textId="4699C350"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93" w:history="1">
            <w:r w:rsidRPr="00D81319">
              <w:rPr>
                <w:rStyle w:val="Hyperlink"/>
                <w:noProof/>
              </w:rPr>
              <w:t>1.4.2</w:t>
            </w:r>
            <w:r>
              <w:rPr>
                <w:rFonts w:asciiTheme="minorHAnsi" w:eastAsiaTheme="minorEastAsia" w:hAnsiTheme="minorHAnsi" w:cstheme="minorBidi"/>
                <w:noProof/>
                <w:kern w:val="2"/>
                <w14:ligatures w14:val="standardContextual"/>
              </w:rPr>
              <w:tab/>
            </w:r>
            <w:r w:rsidRPr="00D81319">
              <w:rPr>
                <w:rStyle w:val="Hyperlink"/>
                <w:noProof/>
              </w:rPr>
              <w:t>Core Features of the MVP</w:t>
            </w:r>
            <w:r>
              <w:rPr>
                <w:noProof/>
                <w:webHidden/>
              </w:rPr>
              <w:tab/>
            </w:r>
            <w:r>
              <w:rPr>
                <w:noProof/>
                <w:webHidden/>
              </w:rPr>
              <w:fldChar w:fldCharType="begin"/>
            </w:r>
            <w:r>
              <w:rPr>
                <w:noProof/>
                <w:webHidden/>
              </w:rPr>
              <w:instrText xml:space="preserve"> PAGEREF _Toc177317393 \h </w:instrText>
            </w:r>
            <w:r>
              <w:rPr>
                <w:noProof/>
                <w:webHidden/>
              </w:rPr>
            </w:r>
            <w:r>
              <w:rPr>
                <w:noProof/>
                <w:webHidden/>
              </w:rPr>
              <w:fldChar w:fldCharType="separate"/>
            </w:r>
            <w:r>
              <w:rPr>
                <w:noProof/>
                <w:webHidden/>
              </w:rPr>
              <w:t>10</w:t>
            </w:r>
            <w:r>
              <w:rPr>
                <w:noProof/>
                <w:webHidden/>
              </w:rPr>
              <w:fldChar w:fldCharType="end"/>
            </w:r>
          </w:hyperlink>
        </w:p>
        <w:p w14:paraId="2EA6D670" w14:textId="16C08E82"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94" w:history="1">
            <w:r w:rsidRPr="00D81319">
              <w:rPr>
                <w:rStyle w:val="Hyperlink"/>
                <w:noProof/>
              </w:rPr>
              <w:t>1.4.3</w:t>
            </w:r>
            <w:r>
              <w:rPr>
                <w:rFonts w:asciiTheme="minorHAnsi" w:eastAsiaTheme="minorEastAsia" w:hAnsiTheme="minorHAnsi" w:cstheme="minorBidi"/>
                <w:noProof/>
                <w:kern w:val="2"/>
                <w14:ligatures w14:val="standardContextual"/>
              </w:rPr>
              <w:tab/>
            </w:r>
            <w:r w:rsidRPr="00D81319">
              <w:rPr>
                <w:rStyle w:val="Hyperlink"/>
                <w:noProof/>
              </w:rPr>
              <w:t>Baseline Delivery Within 1 Year</w:t>
            </w:r>
            <w:r>
              <w:rPr>
                <w:noProof/>
                <w:webHidden/>
              </w:rPr>
              <w:tab/>
            </w:r>
            <w:r>
              <w:rPr>
                <w:noProof/>
                <w:webHidden/>
              </w:rPr>
              <w:fldChar w:fldCharType="begin"/>
            </w:r>
            <w:r>
              <w:rPr>
                <w:noProof/>
                <w:webHidden/>
              </w:rPr>
              <w:instrText xml:space="preserve"> PAGEREF _Toc177317394 \h </w:instrText>
            </w:r>
            <w:r>
              <w:rPr>
                <w:noProof/>
                <w:webHidden/>
              </w:rPr>
            </w:r>
            <w:r>
              <w:rPr>
                <w:noProof/>
                <w:webHidden/>
              </w:rPr>
              <w:fldChar w:fldCharType="separate"/>
            </w:r>
            <w:r>
              <w:rPr>
                <w:noProof/>
                <w:webHidden/>
              </w:rPr>
              <w:t>10</w:t>
            </w:r>
            <w:r>
              <w:rPr>
                <w:noProof/>
                <w:webHidden/>
              </w:rPr>
              <w:fldChar w:fldCharType="end"/>
            </w:r>
          </w:hyperlink>
        </w:p>
        <w:p w14:paraId="517D5DFA" w14:textId="50ECF27C" w:rsidR="007231DB" w:rsidRDefault="007231DB">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77317395" w:history="1">
            <w:r w:rsidRPr="00D81319">
              <w:rPr>
                <w:rStyle w:val="Hyperlink"/>
                <w:noProof/>
              </w:rPr>
              <w:t>1.4.4</w:t>
            </w:r>
            <w:r>
              <w:rPr>
                <w:rFonts w:asciiTheme="minorHAnsi" w:eastAsiaTheme="minorEastAsia" w:hAnsiTheme="minorHAnsi" w:cstheme="minorBidi"/>
                <w:noProof/>
                <w:kern w:val="2"/>
                <w14:ligatures w14:val="standardContextual"/>
              </w:rPr>
              <w:tab/>
            </w:r>
            <w:r w:rsidRPr="00D81319">
              <w:rPr>
                <w:rStyle w:val="Hyperlink"/>
                <w:noProof/>
              </w:rPr>
              <w:t>Timeline for Delivery</w:t>
            </w:r>
            <w:r>
              <w:rPr>
                <w:noProof/>
                <w:webHidden/>
              </w:rPr>
              <w:tab/>
            </w:r>
            <w:r>
              <w:rPr>
                <w:noProof/>
                <w:webHidden/>
              </w:rPr>
              <w:fldChar w:fldCharType="begin"/>
            </w:r>
            <w:r>
              <w:rPr>
                <w:noProof/>
                <w:webHidden/>
              </w:rPr>
              <w:instrText xml:space="preserve"> PAGEREF _Toc177317395 \h </w:instrText>
            </w:r>
            <w:r>
              <w:rPr>
                <w:noProof/>
                <w:webHidden/>
              </w:rPr>
            </w:r>
            <w:r>
              <w:rPr>
                <w:noProof/>
                <w:webHidden/>
              </w:rPr>
              <w:fldChar w:fldCharType="separate"/>
            </w:r>
            <w:r>
              <w:rPr>
                <w:noProof/>
                <w:webHidden/>
              </w:rPr>
              <w:t>10</w:t>
            </w:r>
            <w:r>
              <w:rPr>
                <w:noProof/>
                <w:webHidden/>
              </w:rPr>
              <w:fldChar w:fldCharType="end"/>
            </w:r>
          </w:hyperlink>
        </w:p>
        <w:p w14:paraId="518B311C" w14:textId="1E8E2277"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96" w:history="1">
            <w:r w:rsidRPr="00D81319">
              <w:rPr>
                <w:rStyle w:val="Hyperlink"/>
                <w:noProof/>
              </w:rPr>
              <w:t>1.5</w:t>
            </w:r>
            <w:r>
              <w:rPr>
                <w:rFonts w:asciiTheme="minorHAnsi" w:eastAsiaTheme="minorEastAsia" w:hAnsiTheme="minorHAnsi" w:cstheme="minorBidi"/>
                <w:noProof/>
                <w:kern w:val="2"/>
                <w14:ligatures w14:val="standardContextual"/>
              </w:rPr>
              <w:tab/>
            </w:r>
            <w:r w:rsidRPr="00D81319">
              <w:rPr>
                <w:rStyle w:val="Hyperlink"/>
                <w:noProof/>
              </w:rPr>
              <w:t>Modern, Reuseable, Sustainable System Development Lifecycle (SDLC) Best Practice [SOO Section 4.5]</w:t>
            </w:r>
            <w:r>
              <w:rPr>
                <w:noProof/>
                <w:webHidden/>
              </w:rPr>
              <w:tab/>
            </w:r>
            <w:r>
              <w:rPr>
                <w:noProof/>
                <w:webHidden/>
              </w:rPr>
              <w:fldChar w:fldCharType="begin"/>
            </w:r>
            <w:r>
              <w:rPr>
                <w:noProof/>
                <w:webHidden/>
              </w:rPr>
              <w:instrText xml:space="preserve"> PAGEREF _Toc177317396 \h </w:instrText>
            </w:r>
            <w:r>
              <w:rPr>
                <w:noProof/>
                <w:webHidden/>
              </w:rPr>
            </w:r>
            <w:r>
              <w:rPr>
                <w:noProof/>
                <w:webHidden/>
              </w:rPr>
              <w:fldChar w:fldCharType="separate"/>
            </w:r>
            <w:r>
              <w:rPr>
                <w:noProof/>
                <w:webHidden/>
              </w:rPr>
              <w:t>11</w:t>
            </w:r>
            <w:r>
              <w:rPr>
                <w:noProof/>
                <w:webHidden/>
              </w:rPr>
              <w:fldChar w:fldCharType="end"/>
            </w:r>
          </w:hyperlink>
        </w:p>
        <w:p w14:paraId="63E7F196" w14:textId="73EFDEC0"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97" w:history="1">
            <w:r w:rsidRPr="00D81319">
              <w:rPr>
                <w:rStyle w:val="Hyperlink"/>
                <w:noProof/>
              </w:rPr>
              <w:t>1.6</w:t>
            </w:r>
            <w:r>
              <w:rPr>
                <w:rFonts w:asciiTheme="minorHAnsi" w:eastAsiaTheme="minorEastAsia" w:hAnsiTheme="minorHAnsi" w:cstheme="minorBidi"/>
                <w:noProof/>
                <w:kern w:val="2"/>
                <w14:ligatures w14:val="standardContextual"/>
              </w:rPr>
              <w:tab/>
            </w:r>
            <w:r w:rsidRPr="00D81319">
              <w:rPr>
                <w:rStyle w:val="Hyperlink"/>
                <w:noProof/>
              </w:rPr>
              <w:t>Utilization of Agile Process and Stakeholder Engagement [SOO Section 4.6]</w:t>
            </w:r>
            <w:r>
              <w:rPr>
                <w:noProof/>
                <w:webHidden/>
              </w:rPr>
              <w:tab/>
            </w:r>
            <w:r>
              <w:rPr>
                <w:noProof/>
                <w:webHidden/>
              </w:rPr>
              <w:fldChar w:fldCharType="begin"/>
            </w:r>
            <w:r>
              <w:rPr>
                <w:noProof/>
                <w:webHidden/>
              </w:rPr>
              <w:instrText xml:space="preserve"> PAGEREF _Toc177317397 \h </w:instrText>
            </w:r>
            <w:r>
              <w:rPr>
                <w:noProof/>
                <w:webHidden/>
              </w:rPr>
            </w:r>
            <w:r>
              <w:rPr>
                <w:noProof/>
                <w:webHidden/>
              </w:rPr>
              <w:fldChar w:fldCharType="separate"/>
            </w:r>
            <w:r>
              <w:rPr>
                <w:noProof/>
                <w:webHidden/>
              </w:rPr>
              <w:t>13</w:t>
            </w:r>
            <w:r>
              <w:rPr>
                <w:noProof/>
                <w:webHidden/>
              </w:rPr>
              <w:fldChar w:fldCharType="end"/>
            </w:r>
          </w:hyperlink>
        </w:p>
        <w:p w14:paraId="542BEF58" w14:textId="131DAA28" w:rsidR="007231DB" w:rsidRDefault="007231DB">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77317398" w:history="1">
            <w:r w:rsidRPr="00D81319">
              <w:rPr>
                <w:rStyle w:val="Hyperlink"/>
                <w:noProof/>
              </w:rPr>
              <w:t>1.7</w:t>
            </w:r>
            <w:r>
              <w:rPr>
                <w:rFonts w:asciiTheme="minorHAnsi" w:eastAsiaTheme="minorEastAsia" w:hAnsiTheme="minorHAnsi" w:cstheme="minorBidi"/>
                <w:noProof/>
                <w:kern w:val="2"/>
                <w14:ligatures w14:val="standardContextual"/>
              </w:rPr>
              <w:tab/>
            </w:r>
            <w:r w:rsidRPr="00D81319">
              <w:rPr>
                <w:rStyle w:val="Hyperlink"/>
                <w:noProof/>
              </w:rPr>
              <w:t>Deliverables</w:t>
            </w:r>
            <w:r>
              <w:rPr>
                <w:noProof/>
                <w:webHidden/>
              </w:rPr>
              <w:tab/>
            </w:r>
            <w:r>
              <w:rPr>
                <w:noProof/>
                <w:webHidden/>
              </w:rPr>
              <w:fldChar w:fldCharType="begin"/>
            </w:r>
            <w:r>
              <w:rPr>
                <w:noProof/>
                <w:webHidden/>
              </w:rPr>
              <w:instrText xml:space="preserve"> PAGEREF _Toc177317398 \h </w:instrText>
            </w:r>
            <w:r>
              <w:rPr>
                <w:noProof/>
                <w:webHidden/>
              </w:rPr>
            </w:r>
            <w:r>
              <w:rPr>
                <w:noProof/>
                <w:webHidden/>
              </w:rPr>
              <w:fldChar w:fldCharType="separate"/>
            </w:r>
            <w:r>
              <w:rPr>
                <w:noProof/>
                <w:webHidden/>
              </w:rPr>
              <w:t>16</w:t>
            </w:r>
            <w:r>
              <w:rPr>
                <w:noProof/>
                <w:webHidden/>
              </w:rPr>
              <w:fldChar w:fldCharType="end"/>
            </w:r>
          </w:hyperlink>
        </w:p>
        <w:p w14:paraId="2A89407A" w14:textId="3489D35E" w:rsidR="00CC3985" w:rsidRPr="00523405" w:rsidRDefault="00CC3985">
          <w:r w:rsidRPr="00523405">
            <w:rPr>
              <w:b/>
            </w:rPr>
            <w:fldChar w:fldCharType="end"/>
          </w:r>
        </w:p>
      </w:sdtContent>
    </w:sdt>
    <w:p w14:paraId="694279B1" w14:textId="2E6E3B37" w:rsidR="00911009" w:rsidRPr="00523405" w:rsidRDefault="0043284A" w:rsidP="00602C32">
      <w:pPr>
        <w:pStyle w:val="TOCHeading"/>
      </w:pPr>
      <w:r>
        <w:t>List</w:t>
      </w:r>
      <w:r w:rsidR="00911009" w:rsidRPr="00523405">
        <w:t xml:space="preserve"> of </w:t>
      </w:r>
      <w:r w:rsidR="00911009">
        <w:t>Figures</w:t>
      </w:r>
    </w:p>
    <w:p w14:paraId="0484458C" w14:textId="0ECB9015" w:rsidR="000459B3" w:rsidRDefault="00911009">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rsidRPr="00DD6ACF">
        <w:instrText xml:space="preserve"> TOC \h \z \c "Figure" </w:instrText>
      </w:r>
      <w:r>
        <w:fldChar w:fldCharType="separate"/>
      </w:r>
      <w:hyperlink w:anchor="_Toc177317505" w:history="1">
        <w:r w:rsidR="000459B3" w:rsidRPr="00DE46F7">
          <w:rPr>
            <w:rStyle w:val="Hyperlink"/>
            <w:noProof/>
          </w:rPr>
          <w:t xml:space="preserve">Figure 1: RIVA's Drupal-based iDX Delivery Framework Guides the Delivery of Federal Websites, Providing Low-Risk CMS Migrations and Compliance with Federal Digital </w:t>
        </w:r>
        <w:r w:rsidR="000459B3">
          <w:rPr>
            <w:rStyle w:val="Hyperlink"/>
            <w:noProof/>
          </w:rPr>
          <w:br/>
        </w:r>
        <w:r w:rsidR="000459B3" w:rsidRPr="00DE46F7">
          <w:rPr>
            <w:rStyle w:val="Hyperlink"/>
            <w:noProof/>
          </w:rPr>
          <w:t>Standards</w:t>
        </w:r>
        <w:r w:rsidR="000459B3">
          <w:rPr>
            <w:noProof/>
            <w:webHidden/>
          </w:rPr>
          <w:tab/>
        </w:r>
        <w:r w:rsidR="000459B3">
          <w:rPr>
            <w:noProof/>
            <w:webHidden/>
          </w:rPr>
          <w:fldChar w:fldCharType="begin"/>
        </w:r>
        <w:r w:rsidR="000459B3">
          <w:rPr>
            <w:noProof/>
            <w:webHidden/>
          </w:rPr>
          <w:instrText xml:space="preserve"> PAGEREF _Toc177317505 \h </w:instrText>
        </w:r>
        <w:r w:rsidR="000459B3">
          <w:rPr>
            <w:noProof/>
            <w:webHidden/>
          </w:rPr>
        </w:r>
        <w:r w:rsidR="000459B3">
          <w:rPr>
            <w:noProof/>
            <w:webHidden/>
          </w:rPr>
          <w:fldChar w:fldCharType="separate"/>
        </w:r>
        <w:r w:rsidR="000459B3">
          <w:rPr>
            <w:noProof/>
            <w:webHidden/>
          </w:rPr>
          <w:t>1</w:t>
        </w:r>
        <w:r w:rsidR="000459B3">
          <w:rPr>
            <w:noProof/>
            <w:webHidden/>
          </w:rPr>
          <w:fldChar w:fldCharType="end"/>
        </w:r>
      </w:hyperlink>
    </w:p>
    <w:p w14:paraId="616CCA93" w14:textId="09131369" w:rsidR="000459B3" w:rsidRDefault="000459B3">
      <w:pPr>
        <w:pStyle w:val="TableofFigures"/>
        <w:tabs>
          <w:tab w:val="right" w:leader="dot" w:pos="9350"/>
        </w:tabs>
        <w:rPr>
          <w:rFonts w:asciiTheme="minorHAnsi" w:eastAsiaTheme="minorEastAsia" w:hAnsiTheme="minorHAnsi" w:cstheme="minorBidi"/>
          <w:noProof/>
          <w:kern w:val="2"/>
          <w14:ligatures w14:val="standardContextual"/>
        </w:rPr>
      </w:pPr>
      <w:hyperlink w:anchor="_Toc177317506" w:history="1">
        <w:r w:rsidRPr="00DE46F7">
          <w:rPr>
            <w:rStyle w:val="Hyperlink"/>
            <w:noProof/>
          </w:rPr>
          <w:t>Figure 2: We Will Use HCD To Maintain Redbook Stakeholder Engagement through All Phases of Design and Development To Meet Their Needs</w:t>
        </w:r>
        <w:r>
          <w:rPr>
            <w:noProof/>
            <w:webHidden/>
          </w:rPr>
          <w:tab/>
        </w:r>
        <w:r>
          <w:rPr>
            <w:noProof/>
            <w:webHidden/>
          </w:rPr>
          <w:fldChar w:fldCharType="begin"/>
        </w:r>
        <w:r>
          <w:rPr>
            <w:noProof/>
            <w:webHidden/>
          </w:rPr>
          <w:instrText xml:space="preserve"> PAGEREF _Toc177317506 \h </w:instrText>
        </w:r>
        <w:r>
          <w:rPr>
            <w:noProof/>
            <w:webHidden/>
          </w:rPr>
        </w:r>
        <w:r>
          <w:rPr>
            <w:noProof/>
            <w:webHidden/>
          </w:rPr>
          <w:fldChar w:fldCharType="separate"/>
        </w:r>
        <w:r>
          <w:rPr>
            <w:noProof/>
            <w:webHidden/>
          </w:rPr>
          <w:t>13</w:t>
        </w:r>
        <w:r>
          <w:rPr>
            <w:noProof/>
            <w:webHidden/>
          </w:rPr>
          <w:fldChar w:fldCharType="end"/>
        </w:r>
      </w:hyperlink>
    </w:p>
    <w:p w14:paraId="25A44484" w14:textId="32634188" w:rsidR="000459B3" w:rsidRDefault="000459B3">
      <w:pPr>
        <w:pStyle w:val="TableofFigures"/>
        <w:tabs>
          <w:tab w:val="right" w:leader="dot" w:pos="9350"/>
        </w:tabs>
        <w:rPr>
          <w:rFonts w:asciiTheme="minorHAnsi" w:eastAsiaTheme="minorEastAsia" w:hAnsiTheme="minorHAnsi" w:cstheme="minorBidi"/>
          <w:noProof/>
          <w:kern w:val="2"/>
          <w14:ligatures w14:val="standardContextual"/>
        </w:rPr>
      </w:pPr>
      <w:hyperlink w:anchor="_Toc177317507" w:history="1">
        <w:r w:rsidRPr="00DE46F7">
          <w:rPr>
            <w:rStyle w:val="Hyperlink"/>
            <w:noProof/>
          </w:rPr>
          <w:t>Figure 3: Dual-Track Agility plus DevOps and Continuous Deployment Leads to Releasing on Demand with a Minimum Weekly Communication Cadence</w:t>
        </w:r>
        <w:r>
          <w:rPr>
            <w:noProof/>
            <w:webHidden/>
          </w:rPr>
          <w:tab/>
        </w:r>
        <w:r>
          <w:rPr>
            <w:noProof/>
            <w:webHidden/>
          </w:rPr>
          <w:fldChar w:fldCharType="begin"/>
        </w:r>
        <w:r>
          <w:rPr>
            <w:noProof/>
            <w:webHidden/>
          </w:rPr>
          <w:instrText xml:space="preserve"> PAGEREF _Toc177317507 \h </w:instrText>
        </w:r>
        <w:r>
          <w:rPr>
            <w:noProof/>
            <w:webHidden/>
          </w:rPr>
        </w:r>
        <w:r>
          <w:rPr>
            <w:noProof/>
            <w:webHidden/>
          </w:rPr>
          <w:fldChar w:fldCharType="separate"/>
        </w:r>
        <w:r>
          <w:rPr>
            <w:noProof/>
            <w:webHidden/>
          </w:rPr>
          <w:t>15</w:t>
        </w:r>
        <w:r>
          <w:rPr>
            <w:noProof/>
            <w:webHidden/>
          </w:rPr>
          <w:fldChar w:fldCharType="end"/>
        </w:r>
      </w:hyperlink>
    </w:p>
    <w:p w14:paraId="67AA1831" w14:textId="29E55100" w:rsidR="00E01DF4" w:rsidRPr="00DD6ACF" w:rsidRDefault="00911009">
      <w:r>
        <w:rPr>
          <w:b/>
        </w:rPr>
        <w:fldChar w:fldCharType="end"/>
      </w:r>
    </w:p>
    <w:p w14:paraId="3930142E" w14:textId="6CCB441B" w:rsidR="0023016C" w:rsidRDefault="0043284A" w:rsidP="00602C32">
      <w:pPr>
        <w:pStyle w:val="TOCHeading"/>
      </w:pPr>
      <w:r>
        <w:t xml:space="preserve">List </w:t>
      </w:r>
      <w:r w:rsidR="0023016C" w:rsidRPr="00523405">
        <w:t xml:space="preserve">of </w:t>
      </w:r>
      <w:r w:rsidR="0023016C">
        <w:t>Tables</w:t>
      </w:r>
    </w:p>
    <w:p w14:paraId="40A98BE1" w14:textId="1F24A1A1" w:rsidR="0023016C" w:rsidRDefault="0023016C" w:rsidP="0023016C">
      <w:r>
        <w:fldChar w:fldCharType="begin"/>
      </w:r>
      <w:r>
        <w:instrText xml:space="preserve"> TOC \h \z \c "Table" </w:instrText>
      </w:r>
      <w:r>
        <w:fldChar w:fldCharType="separate"/>
      </w:r>
      <w:r w:rsidRPr="00DD6ACF">
        <w:rPr>
          <w:b/>
        </w:rPr>
        <w:t>No table of figures entries found.</w:t>
      </w:r>
      <w:r>
        <w:rPr>
          <w:b/>
        </w:rPr>
        <w:fldChar w:fldCharType="end"/>
      </w:r>
    </w:p>
    <w:p w14:paraId="2B541711" w14:textId="77777777" w:rsidR="0095336C" w:rsidRDefault="0095336C" w:rsidP="0023016C">
      <w:pPr>
        <w:sectPr w:rsidR="0095336C" w:rsidSect="002A173B">
          <w:headerReference w:type="default" r:id="rId15"/>
          <w:footerReference w:type="first" r:id="rId16"/>
          <w:pgSz w:w="12240" w:h="15840"/>
          <w:pgMar w:top="1440" w:right="1440" w:bottom="1440" w:left="1440" w:header="720" w:footer="720" w:gutter="0"/>
          <w:pgNumType w:fmt="lowerRoman"/>
          <w:cols w:space="720"/>
          <w:titlePg/>
          <w:docGrid w:linePitch="360"/>
        </w:sectPr>
      </w:pPr>
    </w:p>
    <w:p w14:paraId="1982404B" w14:textId="6424F4D3" w:rsidR="00403787" w:rsidRDefault="00BB761B" w:rsidP="00BB761B">
      <w:pPr>
        <w:pStyle w:val="Heading1NOTvisible"/>
        <w:numPr>
          <w:ilvl w:val="0"/>
          <w:numId w:val="0"/>
        </w:numPr>
        <w:spacing w:before="0" w:after="0"/>
      </w:pPr>
      <w:r>
        <w:rPr>
          <w:noProof/>
        </w:rPr>
        <mc:AlternateContent>
          <mc:Choice Requires="wps">
            <w:drawing>
              <wp:anchor distT="0" distB="0" distL="114300" distR="114300" simplePos="0" relativeHeight="251658240" behindDoc="0" locked="0" layoutInCell="1" allowOverlap="1" wp14:anchorId="09C43386" wp14:editId="16256E5B">
                <wp:simplePos x="0" y="0"/>
                <wp:positionH relativeFrom="margin">
                  <wp:posOffset>-26035</wp:posOffset>
                </wp:positionH>
                <wp:positionV relativeFrom="paragraph">
                  <wp:posOffset>-42594</wp:posOffset>
                </wp:positionV>
                <wp:extent cx="5956300" cy="295421"/>
                <wp:effectExtent l="0" t="0" r="6350" b="9525"/>
                <wp:wrapNone/>
                <wp:docPr id="6" name="Rectangle: Rounded Corners 6"/>
                <wp:cNvGraphicFramePr/>
                <a:graphic xmlns:a="http://schemas.openxmlformats.org/drawingml/2006/main">
                  <a:graphicData uri="http://schemas.microsoft.com/office/word/2010/wordprocessingShape">
                    <wps:wsp>
                      <wps:cNvSpPr/>
                      <wps:spPr>
                        <a:xfrm>
                          <a:off x="0" y="0"/>
                          <a:ext cx="5956300" cy="295421"/>
                        </a:xfrm>
                        <a:prstGeom prst="roundRect">
                          <a:avLst/>
                        </a:prstGeom>
                        <a:gradFill flip="none" rotWithShape="1">
                          <a:gsLst>
                            <a:gs pos="0">
                              <a:srgbClr val="D1372B"/>
                            </a:gs>
                            <a:gs pos="77000">
                              <a:srgbClr val="D1372B">
                                <a:tint val="44500"/>
                                <a:satMod val="160000"/>
                              </a:srgbClr>
                            </a:gs>
                            <a:gs pos="100000">
                              <a:srgbClr val="D1372B">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51621D" w14:textId="77990630" w:rsidR="001E4EED" w:rsidRPr="00956C75" w:rsidRDefault="00474666" w:rsidP="00477080">
                            <w:pPr>
                              <w:pStyle w:val="Heading1"/>
                              <w:ind w:left="360" w:hanging="360"/>
                            </w:pPr>
                            <w:bookmarkStart w:id="0" w:name="_Toc177317380"/>
                            <w:r>
                              <w:t xml:space="preserve">Phase II- </w:t>
                            </w:r>
                            <w:r w:rsidR="00B36DBC">
                              <w:t>Factor 2: PWS</w:t>
                            </w:r>
                            <w:bookmarkEnd w:id="0"/>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43386" id="Rectangle: Rounded Corners 6" o:spid="_x0000_s1026" style="position:absolute;margin-left:-2.05pt;margin-top:-3.35pt;width:469pt;height:2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" fillcolor="#d1372b" stroked="f" strokeweight="1.52778mm">
                <v:fill color2="#fbdfde" rotate="t" angle="90" colors="0 #d1372b;50463f #f7bcbb;1 #fbdfde" focus="100%" type="gradient"/>
                <v:stroke linestyle="thickThin"/>
                <v:textbox inset=",0,,0">
                  <w:txbxContent>
                    <w:p w14:paraId="5151621D" w14:textId="77990630" w:rsidR="001E4EED" w:rsidRPr="00956C75" w:rsidRDefault="00474666" w:rsidP="00477080">
                      <w:pPr>
                        <w:pStyle w:val="Heading1"/>
                        <w:ind w:left="360" w:hanging="360"/>
                      </w:pPr>
                      <w:bookmarkStart w:id="1" w:name="_Toc177317380"/>
                      <w:r>
                        <w:t xml:space="preserve">Phase II- </w:t>
                      </w:r>
                      <w:r w:rsidR="00B36DBC">
                        <w:t>Factor 2: PWS</w:t>
                      </w:r>
                      <w:bookmarkEnd w:id="1"/>
                    </w:p>
                  </w:txbxContent>
                </v:textbox>
                <w10:wrap anchorx="margin"/>
              </v:roundrect>
            </w:pict>
          </mc:Fallback>
        </mc:AlternateContent>
      </w:r>
      <w:r w:rsidR="00EF3E0D">
        <w:t>H</w:t>
      </w:r>
      <w:r w:rsidR="001E4EED" w:rsidRPr="009C4E38">
        <w:t>eading</w:t>
      </w:r>
      <w:r w:rsidR="001E4EED" w:rsidRPr="001E4EED">
        <w:rPr>
          <w:noProof/>
        </w:rPr>
        <w:t xml:space="preserve"> </w:t>
      </w:r>
    </w:p>
    <w:p w14:paraId="70BE6E41" w14:textId="6E648D19" w:rsidR="00363411" w:rsidRPr="00363411" w:rsidRDefault="00363411" w:rsidP="00363411">
      <w:pPr>
        <w:tabs>
          <w:tab w:val="left" w:pos="5990"/>
        </w:tabs>
      </w:pPr>
      <w:r w:rsidRPr="00363411">
        <w:t xml:space="preserve">The </w:t>
      </w:r>
      <w:r w:rsidR="0025181D" w:rsidRPr="0025181D">
        <w:t>National Telecommunications and Information Administration (NTIA)</w:t>
      </w:r>
      <w:r w:rsidRPr="00363411">
        <w:t xml:space="preserve"> </w:t>
      </w:r>
      <w:r w:rsidRPr="00363411" w:rsidDel="001C7BA9">
        <w:t xml:space="preserve">plays a critical role in </w:t>
      </w:r>
      <w:r w:rsidR="002806CA" w:rsidRPr="002806CA">
        <w:t>expanding broadband Internet access and adoption in America, expanding the use of spectrum by all users, and ensuring that the Internet remains an engine for continued innovation and economic growth</w:t>
      </w:r>
      <w:r w:rsidR="00705A8A">
        <w:t xml:space="preserve">. </w:t>
      </w:r>
      <w:r w:rsidR="000D63C4">
        <w:t xml:space="preserve">The </w:t>
      </w:r>
      <w:r w:rsidR="000D63C4" w:rsidRPr="000D63C4">
        <w:t>Manual of Regulations for Federal Radiofrequency Spectrum Management</w:t>
      </w:r>
      <w:r w:rsidR="000D63C4">
        <w:t>, know</w:t>
      </w:r>
      <w:r w:rsidR="004B7226">
        <w:t>n</w:t>
      </w:r>
      <w:r w:rsidR="000D63C4">
        <w:t xml:space="preserve"> as </w:t>
      </w:r>
      <w:r w:rsidR="00C31DE9">
        <w:t xml:space="preserve">the Redbook, </w:t>
      </w:r>
      <w:r w:rsidR="006E3318">
        <w:t>needs</w:t>
      </w:r>
      <w:r w:rsidR="00DA4D38">
        <w:t xml:space="preserve"> </w:t>
      </w:r>
      <w:r w:rsidR="00074331">
        <w:t xml:space="preserve">modernization as it </w:t>
      </w:r>
      <w:r w:rsidRPr="00363411">
        <w:t>is a mission-critical digital communication tool</w:t>
      </w:r>
      <w:r w:rsidRPr="00363411" w:rsidDel="001C7BA9">
        <w:t xml:space="preserve">, requiring </w:t>
      </w:r>
      <w:r w:rsidRPr="00363411">
        <w:t xml:space="preserve">a modern, </w:t>
      </w:r>
      <w:r w:rsidR="00E92190">
        <w:t xml:space="preserve">usable, searchable, </w:t>
      </w:r>
      <w:r w:rsidRPr="00363411">
        <w:t>secure, FedRAMP</w:t>
      </w:r>
      <w:r w:rsidRPr="00363411" w:rsidDel="001C7BA9">
        <w:t xml:space="preserve"> </w:t>
      </w:r>
      <w:r w:rsidRPr="00363411">
        <w:t xml:space="preserve">compliant </w:t>
      </w:r>
      <w:r w:rsidR="00673343">
        <w:t>solution</w:t>
      </w:r>
      <w:r w:rsidRPr="00363411">
        <w:t>,</w:t>
      </w:r>
      <w:r w:rsidRPr="00363411" w:rsidDel="2F6E0F7A">
        <w:t xml:space="preserve"> as well as </w:t>
      </w:r>
      <w:r w:rsidRPr="00363411">
        <w:t xml:space="preserve">vendor with proven success </w:t>
      </w:r>
      <w:r w:rsidR="000B2AD1">
        <w:t xml:space="preserve">developing and </w:t>
      </w:r>
      <w:r w:rsidRPr="00363411">
        <w:t xml:space="preserve">migrating large-scale </w:t>
      </w:r>
      <w:r w:rsidRPr="00363411" w:rsidDel="001C7BA9">
        <w:t>A</w:t>
      </w:r>
      <w:r w:rsidRPr="00363411" w:rsidDel="2F6E0F7A">
        <w:t xml:space="preserve">gency-level </w:t>
      </w:r>
      <w:r w:rsidR="000B2AD1">
        <w:t xml:space="preserve">web applications and </w:t>
      </w:r>
      <w:r w:rsidRPr="00363411">
        <w:t xml:space="preserve">websites. </w:t>
      </w:r>
      <w:commentRangeStart w:id="2"/>
      <w:r w:rsidR="000B2AD1" w:rsidRPr="000B2AD1">
        <w:rPr>
          <w:b/>
          <w:bCs/>
        </w:rPr>
        <w:t>Team</w:t>
      </w:r>
      <w:r w:rsidR="000B2AD1">
        <w:t xml:space="preserve"> </w:t>
      </w:r>
      <w:r w:rsidRPr="00363411">
        <w:rPr>
          <w:b/>
          <w:bCs/>
        </w:rPr>
        <w:t xml:space="preserve">RIVA </w:t>
      </w:r>
      <w:commentRangeEnd w:id="2"/>
      <w:r w:rsidR="00927E6B">
        <w:rPr>
          <w:rStyle w:val="CommentReference"/>
        </w:rPr>
        <w:commentReference w:id="2"/>
      </w:r>
      <w:r w:rsidRPr="00363411">
        <w:rPr>
          <w:b/>
          <w:bCs/>
        </w:rPr>
        <w:t>is that vendor—</w:t>
      </w:r>
      <w:r w:rsidR="00CD319C">
        <w:rPr>
          <w:b/>
          <w:bCs/>
        </w:rPr>
        <w:t>developing a</w:t>
      </w:r>
      <w:r w:rsidR="005177DB">
        <w:rPr>
          <w:b/>
          <w:bCs/>
        </w:rPr>
        <w:t>n interactive, digital Redbook experience</w:t>
      </w:r>
      <w:r w:rsidR="00BD7248">
        <w:rPr>
          <w:b/>
          <w:bCs/>
        </w:rPr>
        <w:t xml:space="preserve"> with </w:t>
      </w:r>
      <w:r w:rsidRPr="00363411">
        <w:rPr>
          <w:b/>
          <w:bCs/>
        </w:rPr>
        <w:t>Drupal in Acquia is our solution</w:t>
      </w:r>
      <w:r w:rsidR="00C7776C">
        <w:rPr>
          <w:b/>
          <w:bCs/>
        </w:rPr>
        <w:t xml:space="preserve">. </w:t>
      </w:r>
      <w:r w:rsidR="00C7776C">
        <w:t>We</w:t>
      </w:r>
      <w:r w:rsidRPr="00363411">
        <w:t xml:space="preserve"> focus on long-term sustainability </w:t>
      </w:r>
      <w:r w:rsidRPr="00363411" w:rsidDel="001C7BA9">
        <w:t xml:space="preserve">of the </w:t>
      </w:r>
      <w:r w:rsidR="00C7776C">
        <w:t xml:space="preserve">Redbook </w:t>
      </w:r>
      <w:r w:rsidRPr="00363411" w:rsidDel="001C7BA9">
        <w:t xml:space="preserve">solution with </w:t>
      </w:r>
      <w:r w:rsidR="00941AAC">
        <w:t>consistent</w:t>
      </w:r>
      <w:r w:rsidRPr="00363411">
        <w:t xml:space="preserve"> alignment </w:t>
      </w:r>
      <w:r w:rsidRPr="00363411" w:rsidDel="001C7BA9">
        <w:t xml:space="preserve">to </w:t>
      </w:r>
      <w:r w:rsidR="00C7776C">
        <w:t>NTIA</w:t>
      </w:r>
      <w:r w:rsidRPr="00363411">
        <w:t xml:space="preserve"> objectives.</w:t>
      </w:r>
    </w:p>
    <w:p w14:paraId="014FE2DA" w14:textId="49044002" w:rsidR="00363411" w:rsidRDefault="00F2617E" w:rsidP="00595F3B">
      <w:pPr>
        <w:tabs>
          <w:tab w:val="left" w:pos="5990"/>
        </w:tabs>
      </w:pPr>
      <w:r>
        <w:t xml:space="preserve">Our </w:t>
      </w:r>
      <w:r w:rsidR="00AD4469">
        <w:t xml:space="preserve">Redbook solution </w:t>
      </w:r>
      <w:r w:rsidR="00A12131">
        <w:t>appl</w:t>
      </w:r>
      <w:r>
        <w:t>ies</w:t>
      </w:r>
      <w:r w:rsidR="00AD4469">
        <w:t xml:space="preserve"> </w:t>
      </w:r>
      <w:r w:rsidR="00AD4469" w:rsidRPr="00AD4469">
        <w:rPr>
          <w:b/>
          <w:bCs/>
        </w:rPr>
        <w:t>Team RIVA’s Integrated Digital Experience (</w:t>
      </w:r>
      <w:proofErr w:type="spellStart"/>
      <w:r w:rsidR="00AD4469" w:rsidRPr="00AD4469">
        <w:rPr>
          <w:b/>
          <w:bCs/>
        </w:rPr>
        <w:t>iDX</w:t>
      </w:r>
      <w:proofErr w:type="spellEnd"/>
      <w:r w:rsidR="00AD4469" w:rsidRPr="00AD4469">
        <w:rPr>
          <w:b/>
          <w:bCs/>
        </w:rPr>
        <w:t>) Framework</w:t>
      </w:r>
      <w:r w:rsidR="00663015">
        <w:rPr>
          <w:b/>
          <w:bCs/>
        </w:rPr>
        <w:t xml:space="preserve"> (Figure 1)</w:t>
      </w:r>
      <w:r w:rsidR="00B62B20">
        <w:rPr>
          <w:b/>
          <w:bCs/>
        </w:rPr>
        <w:t xml:space="preserve"> </w:t>
      </w:r>
      <w:r w:rsidRPr="00F2617E">
        <w:t>that</w:t>
      </w:r>
      <w:r w:rsidR="00783786">
        <w:t xml:space="preserve"> u</w:t>
      </w:r>
      <w:r w:rsidR="00A12131">
        <w:t>ses</w:t>
      </w:r>
      <w:r w:rsidR="00B62B20" w:rsidRPr="00003516">
        <w:t xml:space="preserve"> </w:t>
      </w:r>
      <w:r w:rsidR="004A3B44">
        <w:t xml:space="preserve">a </w:t>
      </w:r>
      <w:r w:rsidR="00B62B20" w:rsidRPr="00003516">
        <w:t>FedRAMP</w:t>
      </w:r>
      <w:r>
        <w:t>-</w:t>
      </w:r>
      <w:r w:rsidR="00B62B20" w:rsidRPr="00003516">
        <w:t xml:space="preserve">compliant Drupal </w:t>
      </w:r>
      <w:r w:rsidR="002F265E">
        <w:t>Content Management System (</w:t>
      </w:r>
      <w:r w:rsidR="00B62B20" w:rsidRPr="00003516">
        <w:t>CMS</w:t>
      </w:r>
      <w:r w:rsidR="002F265E">
        <w:t>)</w:t>
      </w:r>
      <w:r w:rsidR="004A3B44">
        <w:t xml:space="preserve"> and </w:t>
      </w:r>
      <w:r w:rsidR="00B62B20" w:rsidRPr="00003516">
        <w:t>combine</w:t>
      </w:r>
      <w:r w:rsidR="004A3B44">
        <w:t>s</w:t>
      </w:r>
      <w:r w:rsidR="00B62B20" w:rsidRPr="00003516">
        <w:t xml:space="preserve"> User Experience </w:t>
      </w:r>
      <w:r w:rsidR="002F265E">
        <w:t xml:space="preserve">(UX) </w:t>
      </w:r>
      <w:r w:rsidR="00B62B20" w:rsidRPr="00003516">
        <w:t>and Content design, search, and analytics</w:t>
      </w:r>
      <w:r w:rsidR="002D464A">
        <w:t>,</w:t>
      </w:r>
      <w:r w:rsidR="00B62B20" w:rsidRPr="00003516">
        <w:t xml:space="preserve"> offer</w:t>
      </w:r>
      <w:r w:rsidR="002D464A">
        <w:t>ing</w:t>
      </w:r>
      <w:r w:rsidR="00B62B20" w:rsidRPr="00003516">
        <w:t xml:space="preserve"> the highest standards of security, compliance, usability, and accessibility to amplify </w:t>
      </w:r>
      <w:r w:rsidR="00003516" w:rsidRPr="00003516">
        <w:t>NTIA</w:t>
      </w:r>
      <w:r w:rsidR="00B62B20" w:rsidRPr="00003516">
        <w:t>’s mission</w:t>
      </w:r>
      <w:r w:rsidR="002D464A">
        <w:t>.</w:t>
      </w:r>
    </w:p>
    <w:p w14:paraId="3C4D28C3" w14:textId="18A373B8" w:rsidR="002D3870" w:rsidRDefault="00C01E4A" w:rsidP="002D3870">
      <w:pPr>
        <w:keepNext/>
        <w:tabs>
          <w:tab w:val="left" w:pos="5990"/>
        </w:tabs>
      </w:pPr>
      <w:r>
        <w:rPr>
          <w:noProof/>
          <w14:ligatures w14:val="standardContextual"/>
        </w:rPr>
        <w:drawing>
          <wp:inline distT="0" distB="0" distL="0" distR="0" wp14:anchorId="519B145D" wp14:editId="4204CC3D">
            <wp:extent cx="5880100" cy="4102100"/>
            <wp:effectExtent l="0" t="0" r="0" b="0"/>
            <wp:docPr id="759213627"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13627" name="Picture 8"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0100" cy="4102100"/>
                    </a:xfrm>
                    <a:prstGeom prst="rect">
                      <a:avLst/>
                    </a:prstGeom>
                  </pic:spPr>
                </pic:pic>
              </a:graphicData>
            </a:graphic>
          </wp:inline>
        </w:drawing>
      </w:r>
    </w:p>
    <w:p w14:paraId="07BDC8C3" w14:textId="7CEB87B4" w:rsidR="002D464A" w:rsidRDefault="002D3870" w:rsidP="00661835">
      <w:pPr>
        <w:pStyle w:val="Caption"/>
      </w:pPr>
      <w:bookmarkStart w:id="3" w:name="_Toc177317505"/>
      <w:r>
        <w:t xml:space="preserve">Figure </w:t>
      </w:r>
      <w:r w:rsidR="005C378A">
        <w:fldChar w:fldCharType="begin"/>
      </w:r>
      <w:r w:rsidR="005C378A">
        <w:instrText xml:space="preserve"> SEQ Figure \* ARABIC </w:instrText>
      </w:r>
      <w:r w:rsidR="005C378A">
        <w:fldChar w:fldCharType="separate"/>
      </w:r>
      <w:r w:rsidR="005C378A">
        <w:rPr>
          <w:noProof/>
        </w:rPr>
        <w:t>1</w:t>
      </w:r>
      <w:r w:rsidR="005C378A">
        <w:rPr>
          <w:noProof/>
        </w:rPr>
        <w:fldChar w:fldCharType="end"/>
      </w:r>
      <w:r>
        <w:t xml:space="preserve">: </w:t>
      </w:r>
      <w:r w:rsidRPr="00441251">
        <w:t xml:space="preserve">RIVA's Drupal-based </w:t>
      </w:r>
      <w:proofErr w:type="spellStart"/>
      <w:r w:rsidRPr="00441251">
        <w:t>iDX</w:t>
      </w:r>
      <w:proofErr w:type="spellEnd"/>
      <w:r w:rsidRPr="00441251">
        <w:t xml:space="preserve"> Delivery Framework </w:t>
      </w:r>
      <w:r w:rsidR="007A6B38">
        <w:t>G</w:t>
      </w:r>
      <w:r w:rsidRPr="00441251">
        <w:t xml:space="preserve">uides the </w:t>
      </w:r>
      <w:r w:rsidR="007A6B38">
        <w:t>D</w:t>
      </w:r>
      <w:r w:rsidRPr="00441251">
        <w:t xml:space="preserve">elivery of Federal </w:t>
      </w:r>
      <w:r w:rsidR="007A6B38">
        <w:t>W</w:t>
      </w:r>
      <w:r w:rsidRPr="00441251">
        <w:t xml:space="preserve">ebsites, </w:t>
      </w:r>
      <w:r w:rsidR="007A6B38">
        <w:t>P</w:t>
      </w:r>
      <w:r w:rsidRPr="00441251">
        <w:t xml:space="preserve">roviding </w:t>
      </w:r>
      <w:r w:rsidR="007A6B38">
        <w:t>L</w:t>
      </w:r>
      <w:r w:rsidRPr="00441251">
        <w:t>ow-</w:t>
      </w:r>
      <w:r w:rsidR="007A6B38">
        <w:t>R</w:t>
      </w:r>
      <w:r w:rsidRPr="00441251">
        <w:t xml:space="preserve">isk CMS </w:t>
      </w:r>
      <w:r w:rsidR="007A6B38">
        <w:t>M</w:t>
      </w:r>
      <w:r w:rsidRPr="00441251">
        <w:t xml:space="preserve">igrations and </w:t>
      </w:r>
      <w:r w:rsidR="007A6B38">
        <w:t>C</w:t>
      </w:r>
      <w:r w:rsidRPr="00441251">
        <w:t xml:space="preserve">ompliance with Federal </w:t>
      </w:r>
      <w:r w:rsidR="007A6B38">
        <w:t>D</w:t>
      </w:r>
      <w:r w:rsidRPr="00441251">
        <w:t xml:space="preserve">igital </w:t>
      </w:r>
      <w:r w:rsidR="007A6B38">
        <w:t>S</w:t>
      </w:r>
      <w:r w:rsidRPr="00441251">
        <w:t>tandards.</w:t>
      </w:r>
      <w:bookmarkEnd w:id="3"/>
    </w:p>
    <w:p w14:paraId="004DD1C2" w14:textId="5D2927A0" w:rsidR="1DC5FF6D" w:rsidRDefault="00F2617E" w:rsidP="00E35296">
      <w:r>
        <w:t>Our</w:t>
      </w:r>
      <w:r w:rsidR="00236FFC" w:rsidRPr="00236FFC">
        <w:t xml:space="preserve"> </w:t>
      </w:r>
      <w:proofErr w:type="spellStart"/>
      <w:r w:rsidR="00236FFC" w:rsidRPr="00236FFC">
        <w:t>iDX</w:t>
      </w:r>
      <w:proofErr w:type="spellEnd"/>
      <w:r w:rsidR="00236FFC" w:rsidRPr="00236FFC">
        <w:t xml:space="preserve"> Framework</w:t>
      </w:r>
      <w:r w:rsidR="00236FFC" w:rsidRPr="00236FFC" w:rsidDel="2F6E0F7A">
        <w:t xml:space="preserve"> </w:t>
      </w:r>
      <w:r w:rsidR="00236FFC" w:rsidRPr="00236FFC">
        <w:t xml:space="preserve">integrates </w:t>
      </w:r>
      <w:r w:rsidR="00B87EDF" w:rsidRPr="00236FFC" w:rsidDel="2F6E0F7A">
        <w:t>human centered design</w:t>
      </w:r>
      <w:r w:rsidR="00236FFC" w:rsidRPr="00236FFC" w:rsidDel="2F6E0F7A">
        <w:t xml:space="preserve"> (</w:t>
      </w:r>
      <w:r w:rsidR="00236FFC" w:rsidRPr="00236FFC">
        <w:t>HCD</w:t>
      </w:r>
      <w:r w:rsidR="00236FFC" w:rsidRPr="00236FFC" w:rsidDel="2F6E0F7A">
        <w:t>)</w:t>
      </w:r>
      <w:r w:rsidR="00236FFC" w:rsidRPr="00236FFC">
        <w:t xml:space="preserve">, </w:t>
      </w:r>
      <w:r w:rsidR="00B87EDF" w:rsidRPr="00236FFC">
        <w:t>content strategy</w:t>
      </w:r>
      <w:r w:rsidR="00236FFC" w:rsidRPr="00236FFC">
        <w:t xml:space="preserve">, UX, </w:t>
      </w:r>
      <w:r w:rsidR="00B87EDF" w:rsidRPr="00236FFC">
        <w:t>analytics</w:t>
      </w:r>
      <w:r w:rsidR="00236FFC" w:rsidRPr="00236FFC">
        <w:t xml:space="preserve">, </w:t>
      </w:r>
      <w:r w:rsidR="00B87EDF" w:rsidRPr="00236FFC">
        <w:t>search</w:t>
      </w:r>
      <w:r w:rsidR="00236FFC" w:rsidRPr="00236FFC">
        <w:t xml:space="preserve">, and CMS </w:t>
      </w:r>
      <w:r w:rsidR="00B87EDF" w:rsidRPr="00236FFC">
        <w:t xml:space="preserve">strategy, </w:t>
      </w:r>
      <w:r w:rsidR="00B87EDF">
        <w:t>development</w:t>
      </w:r>
      <w:r w:rsidR="00236FFC" w:rsidRPr="00236FFC">
        <w:t xml:space="preserve">, and </w:t>
      </w:r>
      <w:r w:rsidR="00B87EDF" w:rsidRPr="00236FFC">
        <w:t>migration</w:t>
      </w:r>
      <w:r w:rsidR="00236FFC" w:rsidRPr="00236FFC">
        <w:t>. We provide large-scale agency website</w:t>
      </w:r>
      <w:r w:rsidR="001A1E56">
        <w:t xml:space="preserve"> and web application</w:t>
      </w:r>
      <w:r w:rsidR="00236FFC" w:rsidRPr="00236FFC">
        <w:t xml:space="preserve"> strategy and services aligned with Federal digital policies (e.g.</w:t>
      </w:r>
      <w:r w:rsidR="00B87EDF">
        <w:t>,</w:t>
      </w:r>
      <w:r w:rsidR="00236FFC" w:rsidRPr="00236FFC">
        <w:t xml:space="preserve"> the 21st Century </w:t>
      </w:r>
      <w:r w:rsidR="00B87EDF" w:rsidRPr="00B87EDF">
        <w:t xml:space="preserve">Individuals with Disabilities Education Act </w:t>
      </w:r>
      <w:r w:rsidR="00B87EDF">
        <w:t>[</w:t>
      </w:r>
      <w:r w:rsidR="00236FFC" w:rsidRPr="00236FFC">
        <w:t>IDEA</w:t>
      </w:r>
      <w:r w:rsidR="00B87EDF">
        <w:t>]</w:t>
      </w:r>
      <w:r w:rsidR="00236FFC" w:rsidRPr="00236FFC">
        <w:t xml:space="preserve"> and the latest </w:t>
      </w:r>
      <w:r w:rsidR="00B87EDF">
        <w:t>Office of Management and Budget (</w:t>
      </w:r>
      <w:r w:rsidR="00236FFC" w:rsidRPr="00236FFC">
        <w:t>OMB</w:t>
      </w:r>
      <w:r w:rsidR="00B87EDF">
        <w:t>)</w:t>
      </w:r>
      <w:r w:rsidR="00236FFC" w:rsidRPr="00236FFC">
        <w:t xml:space="preserve"> guidance on Delivering a Digital-First Public Experience </w:t>
      </w:r>
      <w:commentRangeStart w:id="4"/>
      <w:r w:rsidR="00236FFC" w:rsidRPr="00236FFC">
        <w:t>Memorandum</w:t>
      </w:r>
      <w:commentRangeEnd w:id="4"/>
      <w:r w:rsidR="00B91A26">
        <w:rPr>
          <w:rStyle w:val="CommentReference"/>
        </w:rPr>
        <w:commentReference w:id="4"/>
      </w:r>
      <w:r w:rsidR="00B00791">
        <w:t>)</w:t>
      </w:r>
      <w:r w:rsidR="0004566C">
        <w:t>.</w:t>
      </w:r>
    </w:p>
    <w:p w14:paraId="0B19A210" w14:textId="0647AA18" w:rsidR="00F630A5" w:rsidRDefault="00595F3B" w:rsidP="00595F3B">
      <w:pPr>
        <w:pStyle w:val="Heading2"/>
      </w:pPr>
      <w:bookmarkStart w:id="5" w:name="_Toc177317381"/>
      <w:r>
        <w:t>A Modernized Online Presence</w:t>
      </w:r>
      <w:r w:rsidR="006667E8">
        <w:t xml:space="preserve"> [SOO Section 4.1]</w:t>
      </w:r>
      <w:bookmarkEnd w:id="5"/>
    </w:p>
    <w:p w14:paraId="0E0325A3" w14:textId="005EB0F1" w:rsidR="51898001" w:rsidRDefault="2A1B25D4" w:rsidP="0077316F">
      <w:r w:rsidRPr="2577C68A">
        <w:t>The main objective of the Redbook modernization contract is to transform the Redbook into an interactive, searchable, and user</w:t>
      </w:r>
      <w:r w:rsidR="0016502C">
        <w:t>-</w:t>
      </w:r>
      <w:r w:rsidRPr="2577C68A">
        <w:t xml:space="preserve">friendly online experience. Currently, the Redbook consists of static, unlinked PDF documents that lack interactivity and search functionality. To meet the needs of NTIA and its broad spectrum of users, including engineers, policymakers, and legal professionals, the Redbook needs to be modernized into an intuitive, accessible, and efficient online platform. </w:t>
      </w:r>
      <w:r w:rsidR="009A2749">
        <w:t xml:space="preserve">The tasks </w:t>
      </w:r>
      <w:r w:rsidR="00BF72D9">
        <w:t>described</w:t>
      </w:r>
      <w:r w:rsidR="000428D4">
        <w:t xml:space="preserve"> below</w:t>
      </w:r>
      <w:r w:rsidRPr="2577C68A">
        <w:t xml:space="preserve"> align with best practices and federal standards </w:t>
      </w:r>
      <w:r w:rsidR="00DF0745">
        <w:t>to</w:t>
      </w:r>
      <w:r w:rsidRPr="2577C68A">
        <w:t xml:space="preserve"> deliver a clean, interactive, and compliant user experience.</w:t>
      </w:r>
    </w:p>
    <w:p w14:paraId="6E9B50D1" w14:textId="171909BB" w:rsidR="00A13100" w:rsidRDefault="006554E5" w:rsidP="00DF275C">
      <w:pPr>
        <w:jc w:val="both"/>
      </w:pPr>
      <w:r w:rsidRPr="007E5071">
        <w:rPr>
          <w:b/>
          <w:bCs/>
          <w:i/>
          <w:iCs/>
        </w:rPr>
        <w:t>(a)</w:t>
      </w:r>
      <w:r w:rsidR="2A1B25D4" w:rsidRPr="007E5071">
        <w:rPr>
          <w:b/>
          <w:i/>
        </w:rPr>
        <w:t xml:space="preserve"> Clean Display of Information</w:t>
      </w:r>
      <w:r w:rsidR="00E5780C">
        <w:rPr>
          <w:b/>
          <w:i/>
        </w:rPr>
        <w:t xml:space="preserve"> [SOO Section 4.1(1)a)</w:t>
      </w:r>
      <w:r w:rsidR="00E90BD8">
        <w:rPr>
          <w:b/>
          <w:i/>
        </w:rPr>
        <w:t>]</w:t>
      </w:r>
      <w:r w:rsidR="00DF275C">
        <w:rPr>
          <w:b/>
          <w:i/>
        </w:rPr>
        <w:t xml:space="preserve">. </w:t>
      </w:r>
      <w:r w:rsidR="00F959D8">
        <w:t xml:space="preserve">A clean display of information requires </w:t>
      </w:r>
      <w:r w:rsidR="005A35E4">
        <w:t xml:space="preserve">a responsible design </w:t>
      </w:r>
      <w:r w:rsidR="009C1A8A">
        <w:t xml:space="preserve">fit </w:t>
      </w:r>
      <w:r w:rsidR="006902A2">
        <w:t xml:space="preserve">to the </w:t>
      </w:r>
      <w:r w:rsidR="00350508">
        <w:t>user’s</w:t>
      </w:r>
      <w:r w:rsidR="007F11FF">
        <w:t xml:space="preserve"> device</w:t>
      </w:r>
      <w:r w:rsidR="000B0B10">
        <w:t>, consistent formatting</w:t>
      </w:r>
      <w:r w:rsidR="00774B17">
        <w:t xml:space="preserve"> across all content</w:t>
      </w:r>
      <w:r w:rsidR="00B84EA1">
        <w:t>, and</w:t>
      </w:r>
      <w:r w:rsidR="00327729">
        <w:t xml:space="preserve"> </w:t>
      </w:r>
      <w:r w:rsidR="00CA3741">
        <w:t>an intuitive user interface</w:t>
      </w:r>
      <w:r w:rsidR="00FF0282">
        <w:t xml:space="preserve"> (UI)</w:t>
      </w:r>
      <w:r w:rsidR="00CA3741">
        <w:t xml:space="preserve">. </w:t>
      </w:r>
      <w:r w:rsidR="002A1E83">
        <w:t>Our a</w:t>
      </w:r>
      <w:r w:rsidR="00F9241A">
        <w:t>pproach to</w:t>
      </w:r>
      <w:r w:rsidR="00C4182A">
        <w:t xml:space="preserve"> </w:t>
      </w:r>
      <w:r w:rsidR="00F959D8">
        <w:t xml:space="preserve">cleanly </w:t>
      </w:r>
      <w:r w:rsidR="00226EED">
        <w:t>display</w:t>
      </w:r>
      <w:r w:rsidR="00F9241A">
        <w:t>ing</w:t>
      </w:r>
      <w:r w:rsidR="00226EED">
        <w:t xml:space="preserve"> </w:t>
      </w:r>
      <w:r w:rsidR="00401BAF">
        <w:t xml:space="preserve">Redbook content </w:t>
      </w:r>
      <w:r w:rsidR="0068512A">
        <w:t xml:space="preserve">includes </w:t>
      </w:r>
      <w:r w:rsidR="00DE6711">
        <w:t>the followin</w:t>
      </w:r>
      <w:r w:rsidR="00A13100">
        <w:t xml:space="preserve">g: </w:t>
      </w:r>
    </w:p>
    <w:p w14:paraId="2EC8AA3E" w14:textId="19B9F8D9" w:rsidR="00A13100" w:rsidRDefault="2A1B25D4" w:rsidP="00A13100">
      <w:pPr>
        <w:pStyle w:val="Bullet1"/>
      </w:pPr>
      <w:r w:rsidRPr="2577C68A">
        <w:t xml:space="preserve">Implementing a modern design built on USWDS (U.S. Web Design System) standards, </w:t>
      </w:r>
      <w:r w:rsidR="006805BF">
        <w:t>maintaining</w:t>
      </w:r>
      <w:r w:rsidRPr="2577C68A">
        <w:t xml:space="preserve"> </w:t>
      </w:r>
      <w:r w:rsidR="006805BF">
        <w:t>a</w:t>
      </w:r>
      <w:r w:rsidRPr="2577C68A">
        <w:t xml:space="preserve"> consistent interface across devices and follow</w:t>
      </w:r>
      <w:r w:rsidR="00282C9A">
        <w:t>ing</w:t>
      </w:r>
      <w:r w:rsidRPr="2577C68A">
        <w:t xml:space="preserve"> federal branding </w:t>
      </w:r>
      <w:commentRangeStart w:id="6"/>
      <w:r w:rsidRPr="2577C68A">
        <w:t>guidelines</w:t>
      </w:r>
      <w:commentRangeEnd w:id="6"/>
      <w:r w:rsidR="000F4F6E">
        <w:rPr>
          <w:rStyle w:val="CommentReference"/>
        </w:rPr>
        <w:commentReference w:id="6"/>
      </w:r>
    </w:p>
    <w:p w14:paraId="2CFB8B9E" w14:textId="2506B538" w:rsidR="00A13100" w:rsidRDefault="00602F8D" w:rsidP="00A13100">
      <w:pPr>
        <w:pStyle w:val="Bullet1"/>
      </w:pPr>
      <w:r>
        <w:t>Using</w:t>
      </w:r>
      <w:r w:rsidR="2A1B25D4" w:rsidRPr="2577C68A">
        <w:t xml:space="preserve"> logical hierarchies and accessible navigation, improving readability and user flow</w:t>
      </w:r>
    </w:p>
    <w:p w14:paraId="22465622" w14:textId="5794AFD2" w:rsidR="51898001" w:rsidRDefault="2A1B25D4" w:rsidP="00A13100">
      <w:pPr>
        <w:pStyle w:val="Bullet1"/>
      </w:pPr>
      <w:r w:rsidRPr="2577C68A">
        <w:t xml:space="preserve">Employing modern frontend tools, such as Bootstrap and React, </w:t>
      </w:r>
      <w:r w:rsidR="00282C9A">
        <w:t>for</w:t>
      </w:r>
      <w:r w:rsidRPr="2577C68A">
        <w:t xml:space="preserve"> scalability, accessibility, and a smooth </w:t>
      </w:r>
      <w:r w:rsidR="001B230A">
        <w:t>UX</w:t>
      </w:r>
      <w:r w:rsidRPr="2577C68A">
        <w:t xml:space="preserve"> across various devices and platforms</w:t>
      </w:r>
    </w:p>
    <w:p w14:paraId="773F52BC" w14:textId="3E8ECD2D" w:rsidR="005A5C3D" w:rsidRPr="000C0880" w:rsidRDefault="00706320" w:rsidP="005A5C3D">
      <w:pPr>
        <w:pStyle w:val="Bullet1"/>
        <w:rPr>
          <w:rFonts w:eastAsiaTheme="minorEastAsia"/>
        </w:rPr>
      </w:pPr>
      <w:r>
        <w:rPr>
          <w:rFonts w:eastAsiaTheme="minorEastAsia"/>
        </w:rPr>
        <w:t>Supporting l</w:t>
      </w:r>
      <w:r w:rsidR="005A5C3D" w:rsidRPr="63225F35">
        <w:rPr>
          <w:rFonts w:eastAsiaTheme="minorEastAsia"/>
        </w:rPr>
        <w:t xml:space="preserve">ogical information flow for </w:t>
      </w:r>
      <w:r w:rsidR="005A5C3D">
        <w:rPr>
          <w:rFonts w:eastAsiaTheme="minorEastAsia"/>
        </w:rPr>
        <w:t xml:space="preserve">an </w:t>
      </w:r>
      <w:r w:rsidR="005A5C3D" w:rsidRPr="63225F35">
        <w:rPr>
          <w:rFonts w:eastAsiaTheme="minorEastAsia"/>
        </w:rPr>
        <w:t xml:space="preserve">improved </w:t>
      </w:r>
      <w:r w:rsidR="001B230A">
        <w:rPr>
          <w:rFonts w:eastAsiaTheme="minorEastAsia"/>
        </w:rPr>
        <w:t>UX</w:t>
      </w:r>
      <w:r w:rsidR="005A5C3D">
        <w:rPr>
          <w:rFonts w:eastAsiaTheme="minorEastAsia"/>
        </w:rPr>
        <w:t>,</w:t>
      </w:r>
      <w:r w:rsidR="005A5C3D" w:rsidRPr="63225F35">
        <w:rPr>
          <w:rFonts w:eastAsiaTheme="minorEastAsia"/>
        </w:rPr>
        <w:t xml:space="preserve"> aligning with USWDS 3.0 standards ensuring</w:t>
      </w:r>
      <w:r w:rsidR="005A5C3D">
        <w:rPr>
          <w:rFonts w:eastAsiaTheme="minorEastAsia"/>
        </w:rPr>
        <w:t xml:space="preserve"> </w:t>
      </w:r>
      <w:r w:rsidR="005A5C3D" w:rsidRPr="63225F35">
        <w:rPr>
          <w:rFonts w:eastAsiaTheme="minorEastAsia"/>
        </w:rPr>
        <w:t xml:space="preserve">website is scalable, repeatable, and compliant with government accessibility mandates, including Section 508 and </w:t>
      </w:r>
      <w:r w:rsidR="00CB4473" w:rsidRPr="00CB4473">
        <w:rPr>
          <w:rFonts w:eastAsiaTheme="minorEastAsia"/>
        </w:rPr>
        <w:t>Federal Information Technology Acquisition Reform Act</w:t>
      </w:r>
      <w:r w:rsidR="00CB4473">
        <w:rPr>
          <w:rFonts w:eastAsiaTheme="minorEastAsia"/>
        </w:rPr>
        <w:t xml:space="preserve"> (</w:t>
      </w:r>
      <w:r w:rsidR="005A5C3D" w:rsidRPr="63225F35">
        <w:rPr>
          <w:rFonts w:eastAsiaTheme="minorEastAsia"/>
        </w:rPr>
        <w:t>FITARA</w:t>
      </w:r>
      <w:r w:rsidR="00CB4473">
        <w:rPr>
          <w:rFonts w:eastAsiaTheme="minorEastAsia"/>
        </w:rPr>
        <w:t>)</w:t>
      </w:r>
      <w:r w:rsidR="005A5C3D" w:rsidRPr="63225F35">
        <w:rPr>
          <w:rFonts w:eastAsiaTheme="minorEastAsia"/>
        </w:rPr>
        <w:t xml:space="preserve"> guidelines</w:t>
      </w:r>
    </w:p>
    <w:p w14:paraId="5355F573" w14:textId="041DC4CB" w:rsidR="005A5C3D" w:rsidRPr="000C0880" w:rsidRDefault="00706320" w:rsidP="005A5C3D">
      <w:pPr>
        <w:pStyle w:val="Bullet1"/>
        <w:rPr>
          <w:rFonts w:eastAsiaTheme="minorHAnsi"/>
        </w:rPr>
      </w:pPr>
      <w:r>
        <w:rPr>
          <w:rFonts w:eastAsiaTheme="minorHAnsi"/>
        </w:rPr>
        <w:t>Formatting consistently</w:t>
      </w:r>
      <w:r w:rsidR="005A5C3D" w:rsidRPr="000C0880">
        <w:rPr>
          <w:rFonts w:eastAsiaTheme="minorHAnsi"/>
        </w:rPr>
        <w:t xml:space="preserve"> across all content types (tables, text, and graphics)</w:t>
      </w:r>
      <w:r w:rsidR="005A5C3D">
        <w:rPr>
          <w:rFonts w:eastAsiaTheme="minorHAnsi"/>
        </w:rPr>
        <w:t xml:space="preserve"> </w:t>
      </w:r>
    </w:p>
    <w:p w14:paraId="23B6200F" w14:textId="310D5F3A" w:rsidR="005A5C3D" w:rsidRDefault="00896130" w:rsidP="005A5C3D">
      <w:pPr>
        <w:pStyle w:val="Bullet1"/>
        <w:rPr>
          <w:rFonts w:eastAsiaTheme="minorHAnsi"/>
        </w:rPr>
      </w:pPr>
      <w:r>
        <w:rPr>
          <w:rFonts w:eastAsiaTheme="minorHAnsi"/>
        </w:rPr>
        <w:t>Incorporating r</w:t>
      </w:r>
      <w:r w:rsidR="005A5C3D" w:rsidRPr="000C0880">
        <w:rPr>
          <w:rFonts w:eastAsiaTheme="minorHAnsi"/>
        </w:rPr>
        <w:t xml:space="preserve">esponsive design for accessibility across </w:t>
      </w:r>
      <w:r w:rsidR="00CB041F">
        <w:rPr>
          <w:rFonts w:eastAsiaTheme="minorHAnsi"/>
        </w:rPr>
        <w:t xml:space="preserve">multiple </w:t>
      </w:r>
      <w:r w:rsidR="005A5C3D" w:rsidRPr="000C0880">
        <w:rPr>
          <w:rFonts w:eastAsiaTheme="minorHAnsi"/>
        </w:rPr>
        <w:t>devices</w:t>
      </w:r>
      <w:r w:rsidR="005A5C3D">
        <w:rPr>
          <w:rFonts w:eastAsiaTheme="minorHAnsi"/>
        </w:rPr>
        <w:t xml:space="preserve"> </w:t>
      </w:r>
      <w:r w:rsidR="00CB041F">
        <w:rPr>
          <w:rFonts w:eastAsiaTheme="minorHAnsi"/>
        </w:rPr>
        <w:t>(</w:t>
      </w:r>
      <w:r w:rsidR="005A5C3D">
        <w:rPr>
          <w:rFonts w:eastAsiaTheme="minorHAnsi"/>
        </w:rPr>
        <w:t>including mobile</w:t>
      </w:r>
      <w:r w:rsidR="00CB041F">
        <w:rPr>
          <w:rFonts w:eastAsiaTheme="minorHAnsi"/>
        </w:rPr>
        <w:t>)</w:t>
      </w:r>
    </w:p>
    <w:p w14:paraId="0C963F58" w14:textId="3F1DC132" w:rsidR="51898001" w:rsidRDefault="001E5A85" w:rsidP="00E35296">
      <w:r>
        <w:t>We will integrate a</w:t>
      </w:r>
      <w:r w:rsidR="2A1B25D4" w:rsidRPr="2577C68A">
        <w:t xml:space="preserve">ll these elements into the Drupal CMS, </w:t>
      </w:r>
      <w:r>
        <w:t>so that</w:t>
      </w:r>
      <w:r w:rsidR="2A1B25D4" w:rsidRPr="2577C68A">
        <w:t xml:space="preserve"> the platform is scalable and compliant with federal mandates such as WCAG 2.1 accessibility standards</w:t>
      </w:r>
      <w:r w:rsidR="00CB4473">
        <w:t>.</w:t>
      </w:r>
    </w:p>
    <w:p w14:paraId="07E716FA" w14:textId="2E9C8D72" w:rsidR="51898001" w:rsidRDefault="2A1B25D4" w:rsidP="00DF275C">
      <w:pPr>
        <w:spacing w:after="0"/>
        <w:jc w:val="both"/>
      </w:pPr>
      <w:r w:rsidRPr="007E5071">
        <w:rPr>
          <w:b/>
          <w:bCs/>
          <w:i/>
          <w:iCs/>
        </w:rPr>
        <w:t xml:space="preserve"> </w:t>
      </w:r>
      <w:r w:rsidR="00615D1D">
        <w:rPr>
          <w:b/>
          <w:bCs/>
          <w:i/>
          <w:iCs/>
        </w:rPr>
        <w:t>(b)</w:t>
      </w:r>
      <w:r>
        <w:rPr>
          <w:b/>
          <w:i/>
        </w:rPr>
        <w:t xml:space="preserve"> </w:t>
      </w:r>
      <w:r w:rsidRPr="007E5071">
        <w:rPr>
          <w:b/>
          <w:i/>
        </w:rPr>
        <w:t>Clickable Links and Easy Navigation</w:t>
      </w:r>
      <w:r w:rsidR="00E90BD8">
        <w:rPr>
          <w:b/>
          <w:i/>
        </w:rPr>
        <w:t xml:space="preserve"> [SOO Section 4.1(1)b]</w:t>
      </w:r>
      <w:r w:rsidR="00DF275C">
        <w:rPr>
          <w:b/>
          <w:i/>
        </w:rPr>
        <w:t xml:space="preserve">. </w:t>
      </w:r>
      <w:r w:rsidR="002A1E83">
        <w:t>Team RIVA’s approach to</w:t>
      </w:r>
      <w:r w:rsidRPr="2577C68A">
        <w:t xml:space="preserve"> link</w:t>
      </w:r>
      <w:r w:rsidR="00070826">
        <w:t>ing</w:t>
      </w:r>
      <w:r w:rsidRPr="2577C68A">
        <w:t xml:space="preserve"> specific sections of the document</w:t>
      </w:r>
      <w:r w:rsidR="00F622E1">
        <w:t xml:space="preserve"> includes the following: </w:t>
      </w:r>
    </w:p>
    <w:p w14:paraId="0EE51CFA" w14:textId="7BDC8B99" w:rsidR="004759DC" w:rsidRPr="000C0880" w:rsidRDefault="004759DC" w:rsidP="00891FA7">
      <w:pPr>
        <w:pStyle w:val="Bullet1"/>
        <w:rPr>
          <w:rFonts w:eastAsiaTheme="minorEastAsia"/>
          <w:b/>
        </w:rPr>
      </w:pPr>
      <w:commentRangeStart w:id="7"/>
      <w:commentRangeStart w:id="8"/>
      <w:commentRangeStart w:id="9"/>
      <w:commentRangeStart w:id="10"/>
      <w:r w:rsidRPr="0C177E6F">
        <w:rPr>
          <w:rFonts w:eastAsiaTheme="minorEastAsia"/>
        </w:rPr>
        <w:t>Provid</w:t>
      </w:r>
      <w:r w:rsidR="00891FA7" w:rsidRPr="0C177E6F">
        <w:rPr>
          <w:rFonts w:eastAsiaTheme="minorEastAsia"/>
        </w:rPr>
        <w:t>ing</w:t>
      </w:r>
      <w:r w:rsidRPr="692C3D81">
        <w:rPr>
          <w:rFonts w:eastAsiaTheme="minorEastAsia"/>
          <w:b/>
        </w:rPr>
        <w:t xml:space="preserve"> </w:t>
      </w:r>
      <w:r w:rsidRPr="0C177E6F">
        <w:rPr>
          <w:rFonts w:eastAsiaTheme="minorEastAsia"/>
        </w:rPr>
        <w:t xml:space="preserve">clickable links throughout the Redbook website, ensuring that users can navigate directly to relevant content or external references from any point in the document. </w:t>
      </w:r>
    </w:p>
    <w:p w14:paraId="02D9BEEA" w14:textId="39EB7480" w:rsidR="148C6A74" w:rsidRDefault="148C6A74" w:rsidP="0C177E6F">
      <w:pPr>
        <w:pStyle w:val="Bullet1"/>
      </w:pPr>
      <w:commentRangeStart w:id="11"/>
      <w:r>
        <w:t>A link to a section within the Redbook (hyperlink).</w:t>
      </w:r>
    </w:p>
    <w:p w14:paraId="1F17FDC6" w14:textId="3D4CDEF1" w:rsidR="148C6A74" w:rsidRDefault="148C6A74" w:rsidP="0C177E6F">
      <w:pPr>
        <w:pStyle w:val="Bullet1"/>
      </w:pPr>
      <w:r>
        <w:t>A button that opens a modal window with additional information.</w:t>
      </w:r>
    </w:p>
    <w:p w14:paraId="400154D6" w14:textId="7F8511B0" w:rsidR="0C177E6F" w:rsidRDefault="148C6A74" w:rsidP="45A3DEF7">
      <w:pPr>
        <w:pStyle w:val="Bullet1"/>
        <w:rPr>
          <w:rFonts w:eastAsiaTheme="minorEastAsia"/>
        </w:rPr>
      </w:pPr>
      <w:r>
        <w:t>A clickable tab that switches views in a multi-tabbed interface.</w:t>
      </w:r>
      <w:commentRangeEnd w:id="11"/>
      <w:r>
        <w:rPr>
          <w:rStyle w:val="CommentReference"/>
        </w:rPr>
        <w:commentReference w:id="11"/>
      </w:r>
    </w:p>
    <w:p w14:paraId="7FED282E" w14:textId="53E2C6EC" w:rsidR="51898001" w:rsidRDefault="2A1B25D4" w:rsidP="00891FA7">
      <w:pPr>
        <w:pStyle w:val="Bullet1"/>
      </w:pPr>
      <w:r w:rsidRPr="2577C68A">
        <w:t>Hyperlinking content throughout the website, enabling users to quickly access specific sections, tables, or figures.</w:t>
      </w:r>
      <w:commentRangeEnd w:id="7"/>
      <w:r w:rsidR="004F7E10">
        <w:rPr>
          <w:rStyle w:val="CommentReference"/>
        </w:rPr>
        <w:commentReference w:id="7"/>
      </w:r>
      <w:commentRangeEnd w:id="8"/>
      <w:r w:rsidR="00ED41AE">
        <w:rPr>
          <w:rStyle w:val="CommentReference"/>
        </w:rPr>
        <w:commentReference w:id="8"/>
      </w:r>
      <w:commentRangeEnd w:id="9"/>
      <w:r>
        <w:rPr>
          <w:rStyle w:val="CommentReference"/>
        </w:rPr>
        <w:commentReference w:id="9"/>
      </w:r>
      <w:commentRangeEnd w:id="10"/>
      <w:r>
        <w:rPr>
          <w:rStyle w:val="CommentReference"/>
        </w:rPr>
        <w:commentReference w:id="10"/>
      </w:r>
    </w:p>
    <w:p w14:paraId="7CEF09FB" w14:textId="6EEF46E6" w:rsidR="6AAE3AE7" w:rsidRDefault="6AAE3AE7" w:rsidP="3577260B">
      <w:pPr>
        <w:pStyle w:val="Bullet1"/>
      </w:pPr>
      <w:r w:rsidRPr="3577260B">
        <w:t xml:space="preserve">To organize the Redbook content in Drupal, each chapter, section, and subsection will be treated as distinct </w:t>
      </w:r>
      <w:r w:rsidRPr="0044031A">
        <w:t>nodes</w:t>
      </w:r>
      <w:r w:rsidRPr="3577260B">
        <w:t xml:space="preserve"> using Drupal’s content type management, allowing each to have a unique URL for deep linking and easy navigation. An upfront </w:t>
      </w:r>
      <w:r w:rsidRPr="0044031A">
        <w:t>content analysis</w:t>
      </w:r>
      <w:r w:rsidRPr="3577260B">
        <w:t xml:space="preserve"> will define the structure, ensuring that chapters, sections, and subsections are properly organized and interlinked. Nodes will be interconnected using </w:t>
      </w:r>
      <w:r w:rsidRPr="0044031A">
        <w:t>Entity Reference fields</w:t>
      </w:r>
      <w:r w:rsidRPr="3577260B">
        <w:t xml:space="preserve">, enabling content like subsections to reference their parent sections or chapters. A well-defined </w:t>
      </w:r>
      <w:r w:rsidRPr="0044031A">
        <w:t>taxonomy</w:t>
      </w:r>
      <w:r w:rsidRPr="3577260B">
        <w:t xml:space="preserve"> and hierarchical </w:t>
      </w:r>
      <w:r w:rsidRPr="0044031A">
        <w:t>menu structure</w:t>
      </w:r>
      <w:r w:rsidRPr="3577260B">
        <w:t xml:space="preserve"> will enhance searchability and navigation, allowing users to access specific rules or figures with ease. This approach ensures a cohesive and user-friendly experience for browsing large documents like the Redbook.</w:t>
      </w:r>
    </w:p>
    <w:p w14:paraId="7CA8E697" w14:textId="06582009" w:rsidR="006D0FAD" w:rsidRDefault="2A1B25D4" w:rsidP="006D0FAD">
      <w:pPr>
        <w:jc w:val="both"/>
      </w:pPr>
      <w:commentRangeStart w:id="12"/>
      <w:commentRangeStart w:id="13"/>
      <w:commentRangeStart w:id="14"/>
      <w:commentRangeStart w:id="15"/>
      <w:commentRangeEnd w:id="15"/>
      <w:r>
        <w:rPr>
          <w:rStyle w:val="CommentReference"/>
        </w:rPr>
        <w:commentReference w:id="15"/>
      </w:r>
      <w:commentRangeEnd w:id="12"/>
      <w:r>
        <w:rPr>
          <w:rStyle w:val="CommentReference"/>
        </w:rPr>
        <w:commentReference w:id="12"/>
      </w:r>
      <w:commentRangeEnd w:id="13"/>
      <w:commentRangeEnd w:id="14"/>
      <w:r>
        <w:rPr>
          <w:rStyle w:val="CommentReference"/>
        </w:rPr>
        <w:commentReference w:id="14"/>
      </w:r>
      <w:r w:rsidR="009A1A27">
        <w:rPr>
          <w:rStyle w:val="CommentReference"/>
        </w:rPr>
        <w:commentReference w:id="13"/>
      </w:r>
      <w:r w:rsidR="000431C6">
        <w:rPr>
          <w:b/>
          <w:bCs/>
          <w:i/>
          <w:iCs/>
        </w:rPr>
        <w:t>(c)</w:t>
      </w:r>
      <w:r w:rsidRPr="007E5071">
        <w:rPr>
          <w:b/>
          <w:i/>
        </w:rPr>
        <w:t xml:space="preserve"> Footnotes Display on Hover</w:t>
      </w:r>
      <w:r w:rsidR="00E90BD8">
        <w:rPr>
          <w:b/>
          <w:i/>
        </w:rPr>
        <w:t xml:space="preserve"> [SOO Section 4.1(1)c]</w:t>
      </w:r>
      <w:r w:rsidR="00DF275C">
        <w:rPr>
          <w:b/>
          <w:i/>
        </w:rPr>
        <w:t xml:space="preserve">. </w:t>
      </w:r>
      <w:r w:rsidR="00276C48">
        <w:t xml:space="preserve">To </w:t>
      </w:r>
      <w:r w:rsidR="004E5744">
        <w:t>allow</w:t>
      </w:r>
      <w:r w:rsidR="006B5D08">
        <w:t xml:space="preserve"> additional information </w:t>
      </w:r>
      <w:r w:rsidR="004E5744">
        <w:t xml:space="preserve">to </w:t>
      </w:r>
      <w:r w:rsidR="006B5D08">
        <w:t xml:space="preserve">appear when a user hovers over select </w:t>
      </w:r>
      <w:r w:rsidR="00417FFE">
        <w:t xml:space="preserve">terms or citations, </w:t>
      </w:r>
      <w:r w:rsidR="008C66CF">
        <w:t>we apply our method</w:t>
      </w:r>
      <w:r w:rsidR="00401AF0">
        <w:t xml:space="preserve"> </w:t>
      </w:r>
      <w:r w:rsidR="006D0FAD">
        <w:t xml:space="preserve">for enabling interactive footnotes as described below: </w:t>
      </w:r>
    </w:p>
    <w:p w14:paraId="01FBE5D1" w14:textId="705B5872" w:rsidR="51898001" w:rsidRDefault="2A1B25D4" w:rsidP="006D0FAD">
      <w:pPr>
        <w:pStyle w:val="Bullet1"/>
      </w:pPr>
      <w:r w:rsidRPr="2577C68A">
        <w:t>Us</w:t>
      </w:r>
      <w:r w:rsidR="006240A5">
        <w:t>e</w:t>
      </w:r>
      <w:r w:rsidRPr="2577C68A">
        <w:t xml:space="preserve"> JavaScript tooltips and custom </w:t>
      </w:r>
      <w:r w:rsidR="00ED6B27" w:rsidRPr="00ED6B27">
        <w:t>Cascading Style Sheets</w:t>
      </w:r>
      <w:r w:rsidR="00ED6B27">
        <w:t xml:space="preserve"> (</w:t>
      </w:r>
      <w:r w:rsidRPr="2577C68A">
        <w:t>CSS</w:t>
      </w:r>
      <w:r w:rsidR="00ED6B27">
        <w:t>)</w:t>
      </w:r>
      <w:r w:rsidRPr="2577C68A">
        <w:t xml:space="preserve"> to show footnote content on hover, ensuring a seamless reading experience</w:t>
      </w:r>
      <w:r w:rsidR="329C75BE">
        <w:t xml:space="preserve">, </w:t>
      </w:r>
      <w:r w:rsidR="329C75BE" w:rsidRPr="3555FB03">
        <w:rPr>
          <w:rFonts w:eastAsiaTheme="minorEastAsia"/>
        </w:rPr>
        <w:t>ensuring users can access detailed information without leaving the page.</w:t>
      </w:r>
    </w:p>
    <w:p w14:paraId="2CAD782C" w14:textId="26F7ECF0" w:rsidR="51898001" w:rsidRDefault="001A6D87" w:rsidP="006240A5">
      <w:pPr>
        <w:pStyle w:val="Bullet1"/>
      </w:pPr>
      <w:r>
        <w:t>F</w:t>
      </w:r>
      <w:r w:rsidR="2A1B25D4" w:rsidRPr="2577C68A">
        <w:t>ollow WCAG guidelines for accessibility</w:t>
      </w:r>
      <w:r>
        <w:t xml:space="preserve"> for f</w:t>
      </w:r>
      <w:r w:rsidRPr="2577C68A">
        <w:t>ootnotes and references</w:t>
      </w:r>
      <w:r w:rsidR="2A1B25D4" w:rsidRPr="2577C68A">
        <w:t>, so that they can be accessed by all users, including those using screen readers</w:t>
      </w:r>
    </w:p>
    <w:p w14:paraId="6E99CFE9" w14:textId="2342B39A" w:rsidR="51898001" w:rsidRDefault="0065053B" w:rsidP="00DF275C">
      <w:pPr>
        <w:spacing w:after="0"/>
        <w:jc w:val="both"/>
      </w:pPr>
      <w:r>
        <w:rPr>
          <w:b/>
          <w:bCs/>
          <w:i/>
          <w:iCs/>
        </w:rPr>
        <w:t>(d)</w:t>
      </w:r>
      <w:r w:rsidR="2A1B25D4" w:rsidRPr="007E5071">
        <w:rPr>
          <w:b/>
          <w:i/>
        </w:rPr>
        <w:t xml:space="preserve"> Logical Information Organization</w:t>
      </w:r>
      <w:r w:rsidR="00E90BD8">
        <w:rPr>
          <w:b/>
          <w:i/>
        </w:rPr>
        <w:t xml:space="preserve"> [SOO Section 4.1(1)d]</w:t>
      </w:r>
      <w:r w:rsidR="00DF275C">
        <w:rPr>
          <w:b/>
          <w:i/>
        </w:rPr>
        <w:t xml:space="preserve">. </w:t>
      </w:r>
      <w:r>
        <w:t>C</w:t>
      </w:r>
      <w:r w:rsidR="2A1B25D4" w:rsidRPr="2577C68A">
        <w:t>lear and logical</w:t>
      </w:r>
      <w:r w:rsidR="006613C0">
        <w:t>ly</w:t>
      </w:r>
      <w:r w:rsidR="2A1B25D4" w:rsidRPr="2577C68A">
        <w:t xml:space="preserve"> organiz</w:t>
      </w:r>
      <w:r w:rsidR="006613C0">
        <w:t>ed</w:t>
      </w:r>
      <w:r w:rsidR="2A1B25D4" w:rsidRPr="2577C68A">
        <w:t xml:space="preserve"> information is essential to a modernized Redbook. </w:t>
      </w:r>
      <w:r w:rsidR="001A6D87">
        <w:t>We will:</w:t>
      </w:r>
    </w:p>
    <w:p w14:paraId="71CA8EC4" w14:textId="7DC1C006" w:rsidR="51898001" w:rsidRDefault="2A1B25D4" w:rsidP="00060469">
      <w:pPr>
        <w:pStyle w:val="Bullet1"/>
      </w:pPr>
      <w:r w:rsidRPr="2577C68A">
        <w:t>Break down Redbook content into structured components such as sections, rules, tables, and figures, allowing users to easily find and access content</w:t>
      </w:r>
    </w:p>
    <w:p w14:paraId="5BF540B1" w14:textId="02834DE8" w:rsidR="00215BCE" w:rsidRDefault="2A1B25D4" w:rsidP="00215BCE">
      <w:pPr>
        <w:pStyle w:val="Bullet1"/>
      </w:pPr>
      <w:r w:rsidRPr="2577C68A">
        <w:t xml:space="preserve">Implement faceted search using </w:t>
      </w:r>
      <w:proofErr w:type="spellStart"/>
      <w:r w:rsidRPr="2577C68A">
        <w:t>Solr</w:t>
      </w:r>
      <w:proofErr w:type="spellEnd"/>
      <w:r w:rsidRPr="2577C68A">
        <w:t xml:space="preserve"> </w:t>
      </w:r>
      <w:r w:rsidR="00412378">
        <w:t>(</w:t>
      </w:r>
      <w:r w:rsidRPr="2577C68A">
        <w:t>or Elasticsearch</w:t>
      </w:r>
      <w:r w:rsidR="00CD0448">
        <w:t xml:space="preserve"> if NTIA </w:t>
      </w:r>
      <w:r w:rsidR="00EA1074">
        <w:t>elects to purchase a</w:t>
      </w:r>
      <w:r w:rsidR="005F1AE8">
        <w:t xml:space="preserve"> more robust search capability</w:t>
      </w:r>
      <w:r w:rsidRPr="2577C68A">
        <w:t>) and content filtering features, allowing users to browse by categories such as topic, frequency, or regulation type</w:t>
      </w:r>
    </w:p>
    <w:p w14:paraId="672A1B60" w14:textId="4453480A" w:rsidR="00215BCE" w:rsidRPr="00215BCE" w:rsidRDefault="00943FB9" w:rsidP="00215BCE">
      <w:pPr>
        <w:pStyle w:val="Bullet1"/>
      </w:pPr>
      <w:r w:rsidRPr="6F9FE4FB">
        <w:rPr>
          <w:rFonts w:eastAsiaTheme="minorEastAsia" w:cstheme="minorBidi"/>
          <w:kern w:val="2"/>
          <w14:ligatures w14:val="standardContextual"/>
        </w:rPr>
        <w:t xml:space="preserve">Group information </w:t>
      </w:r>
      <w:r w:rsidR="00215BCE" w:rsidRPr="6F9FE4FB">
        <w:rPr>
          <w:rFonts w:eastAsiaTheme="minorEastAsia" w:cstheme="minorBidi"/>
          <w:kern w:val="2"/>
          <w14:ligatures w14:val="standardContextual"/>
        </w:rPr>
        <w:t>based on topic relevance, with clear headers, subsections, and a consistent layout to guide users seamlessly through the Redbook.</w:t>
      </w:r>
    </w:p>
    <w:p w14:paraId="13377E97" w14:textId="39C0C574" w:rsidR="51898001" w:rsidRDefault="000B3A6D" w:rsidP="00DF275C">
      <w:pPr>
        <w:spacing w:after="0"/>
      </w:pPr>
      <w:r>
        <w:rPr>
          <w:b/>
          <w:bCs/>
          <w:i/>
          <w:iCs/>
        </w:rPr>
        <w:t>(e)</w:t>
      </w:r>
      <w:r w:rsidR="2A1B25D4" w:rsidRPr="007E5071">
        <w:rPr>
          <w:b/>
          <w:i/>
        </w:rPr>
        <w:t xml:space="preserve"> Advanced Search Capabilities</w:t>
      </w:r>
      <w:r w:rsidR="00E90BD8">
        <w:rPr>
          <w:b/>
          <w:i/>
        </w:rPr>
        <w:t xml:space="preserve"> [SOO Section 4.1(1)e]</w:t>
      </w:r>
      <w:r w:rsidR="00DF275C">
        <w:rPr>
          <w:b/>
          <w:i/>
        </w:rPr>
        <w:t xml:space="preserve">. </w:t>
      </w:r>
      <w:r w:rsidR="2A1B25D4" w:rsidRPr="2577C68A">
        <w:t xml:space="preserve">A key requirement is a powerful search mechanism that supports advanced operators and wildcard characters, enabling users to search deeply within the document and related sections. </w:t>
      </w:r>
      <w:r w:rsidR="00563C7F">
        <w:t xml:space="preserve">Our approach to implementing this </w:t>
      </w:r>
      <w:r w:rsidR="001A6D87">
        <w:t>feature</w:t>
      </w:r>
      <w:r w:rsidR="00563C7F">
        <w:t xml:space="preserve"> includes the following</w:t>
      </w:r>
      <w:r w:rsidR="2A1B25D4" w:rsidRPr="2577C68A">
        <w:t>:</w:t>
      </w:r>
    </w:p>
    <w:p w14:paraId="28245C42" w14:textId="67E94F5D" w:rsidR="51898001" w:rsidRDefault="2A1B25D4" w:rsidP="00563C7F">
      <w:pPr>
        <w:pStyle w:val="Bullet1"/>
      </w:pPr>
      <w:r w:rsidRPr="2577C68A">
        <w:t xml:space="preserve">Full text search capabilities powered by Apache </w:t>
      </w:r>
      <w:proofErr w:type="spellStart"/>
      <w:r w:rsidRPr="2577C68A">
        <w:t>Solr</w:t>
      </w:r>
      <w:proofErr w:type="spellEnd"/>
      <w:r w:rsidRPr="2577C68A">
        <w:t xml:space="preserve"> or Elasticsearch, indexing every piece of content within the Redbook</w:t>
      </w:r>
    </w:p>
    <w:p w14:paraId="74F83F83" w14:textId="7C969100" w:rsidR="51898001" w:rsidRDefault="2A1B25D4" w:rsidP="00563C7F">
      <w:pPr>
        <w:pStyle w:val="Bullet1"/>
      </w:pPr>
      <w:r w:rsidRPr="2577C68A">
        <w:t>Faceted search filters, allowing users to refine their searches based on document sections, frequency ranges, or policy areas</w:t>
      </w:r>
    </w:p>
    <w:p w14:paraId="6E55B080" w14:textId="0D39DAF9" w:rsidR="51898001" w:rsidRDefault="2A1B25D4" w:rsidP="00563C7F">
      <w:pPr>
        <w:pStyle w:val="Bullet1"/>
      </w:pPr>
      <w:r w:rsidRPr="2577C68A">
        <w:t>Natural language processing (NLP)</w:t>
      </w:r>
      <w:r w:rsidR="00997451">
        <w:t>-</w:t>
      </w:r>
      <w:r w:rsidRPr="2577C68A">
        <w:t>based search improvements for intuitive query handling.</w:t>
      </w:r>
    </w:p>
    <w:p w14:paraId="4763E02C" w14:textId="3A5C160A" w:rsidR="51898001" w:rsidRDefault="00563C7F" w:rsidP="2577C68A">
      <w:pPr>
        <w:jc w:val="both"/>
      </w:pPr>
      <w:r w:rsidRPr="00C72B6B">
        <w:rPr>
          <w:b/>
          <w:bCs/>
          <w:i/>
          <w:iCs/>
        </w:rPr>
        <w:t>(f)</w:t>
      </w:r>
      <w:r w:rsidR="2A1B25D4" w:rsidRPr="007E5071">
        <w:rPr>
          <w:b/>
          <w:i/>
        </w:rPr>
        <w:t xml:space="preserve"> PDF Generation from Website Content</w:t>
      </w:r>
      <w:r w:rsidR="00E90BD8">
        <w:rPr>
          <w:b/>
          <w:i/>
        </w:rPr>
        <w:t xml:space="preserve"> [SOO Section 4.1(1)f]</w:t>
      </w:r>
      <w:r w:rsidR="00DF275C">
        <w:rPr>
          <w:b/>
          <w:i/>
        </w:rPr>
        <w:t xml:space="preserve">. </w:t>
      </w:r>
      <w:r w:rsidR="2A1B25D4" w:rsidRPr="2577C68A">
        <w:t xml:space="preserve">Users will be able to generate PDF versions of any part of the Redbook, </w:t>
      </w:r>
      <w:r w:rsidR="007875FB">
        <w:t>so</w:t>
      </w:r>
      <w:r w:rsidR="2A1B25D4" w:rsidRPr="2577C68A">
        <w:t xml:space="preserve"> content can be easily downloaded and shared. Our </w:t>
      </w:r>
      <w:r w:rsidR="002C4D21">
        <w:t>approach</w:t>
      </w:r>
      <w:r w:rsidR="2A1B25D4" w:rsidRPr="2577C68A">
        <w:t xml:space="preserve"> includes:</w:t>
      </w:r>
    </w:p>
    <w:p w14:paraId="6D3D5AB4" w14:textId="2C03E133" w:rsidR="51898001" w:rsidRDefault="2A1B25D4" w:rsidP="002C4D21">
      <w:pPr>
        <w:pStyle w:val="Bullet1"/>
      </w:pPr>
      <w:r w:rsidRPr="2577C68A">
        <w:t xml:space="preserve">Custom PDF generation scripts using libraries </w:t>
      </w:r>
      <w:r w:rsidR="00637FD2">
        <w:t>such as</w:t>
      </w:r>
      <w:r w:rsidRPr="2577C68A">
        <w:t xml:space="preserve"> </w:t>
      </w:r>
      <w:proofErr w:type="spellStart"/>
      <w:r w:rsidRPr="2577C68A">
        <w:t>dompdf</w:t>
      </w:r>
      <w:proofErr w:type="spellEnd"/>
      <w:r w:rsidRPr="2577C68A">
        <w:t xml:space="preserve"> or TCPDF, which will automatically compile sections of the document and make them available as PDF downloads</w:t>
      </w:r>
    </w:p>
    <w:p w14:paraId="0F962E92" w14:textId="1EA1AA5D" w:rsidR="51898001" w:rsidRDefault="00997451" w:rsidP="002C4D21">
      <w:pPr>
        <w:pStyle w:val="Bullet1"/>
      </w:pPr>
      <w:r>
        <w:t>A</w:t>
      </w:r>
      <w:r w:rsidR="2A1B25D4" w:rsidRPr="2577C68A">
        <w:t>ccurately represent</w:t>
      </w:r>
      <w:r>
        <w:t>ing</w:t>
      </w:r>
      <w:r w:rsidR="2A1B25D4" w:rsidRPr="2577C68A">
        <w:t xml:space="preserve"> the layout, tables, and figures in the generated PDF files, maintaining the integrity of the original content.</w:t>
      </w:r>
    </w:p>
    <w:p w14:paraId="0B13BD04" w14:textId="5088871D" w:rsidR="51898001" w:rsidRDefault="00471A35" w:rsidP="2577C68A">
      <w:pPr>
        <w:jc w:val="both"/>
      </w:pPr>
      <w:r w:rsidRPr="00BB0E9F">
        <w:rPr>
          <w:b/>
          <w:bCs/>
          <w:i/>
          <w:iCs/>
        </w:rPr>
        <w:t>(g)</w:t>
      </w:r>
      <w:r w:rsidR="2A1B25D4" w:rsidRPr="007E5071">
        <w:rPr>
          <w:b/>
          <w:i/>
        </w:rPr>
        <w:t xml:space="preserve"> Expandable and Interactive Tables</w:t>
      </w:r>
      <w:r w:rsidR="00E90BD8">
        <w:rPr>
          <w:b/>
          <w:i/>
        </w:rPr>
        <w:t xml:space="preserve"> [SOO Section 4.1(1)g]</w:t>
      </w:r>
      <w:r w:rsidR="00DF275C">
        <w:rPr>
          <w:b/>
          <w:i/>
        </w:rPr>
        <w:t xml:space="preserve">. </w:t>
      </w:r>
      <w:r w:rsidR="2A1B25D4" w:rsidRPr="2577C68A">
        <w:t xml:space="preserve">One of the challenges of the current Redbook is its static tables. </w:t>
      </w:r>
      <w:r w:rsidR="00BA772F">
        <w:t>We</w:t>
      </w:r>
      <w:r w:rsidR="00C00CAE">
        <w:t xml:space="preserve"> will upgrade tables to be</w:t>
      </w:r>
      <w:r w:rsidR="000B0C3F">
        <w:t>:</w:t>
      </w:r>
      <w:r w:rsidR="00071951">
        <w:t xml:space="preserve"> </w:t>
      </w:r>
    </w:p>
    <w:tbl>
      <w:tblPr>
        <w:tblStyle w:val="RIVAtablestyle"/>
        <w:tblW w:w="0" w:type="auto"/>
        <w:tblLook w:val="04A0" w:firstRow="1" w:lastRow="0" w:firstColumn="1" w:lastColumn="0" w:noHBand="0" w:noVBand="1"/>
      </w:tblPr>
      <w:tblGrid>
        <w:gridCol w:w="1347"/>
        <w:gridCol w:w="8007"/>
      </w:tblGrid>
      <w:tr w:rsidR="00AB05BA" w:rsidRPr="00DE4F7B" w14:paraId="23844D74" w14:textId="77777777" w:rsidTr="00AB05BA">
        <w:trPr>
          <w:cnfStyle w:val="100000000000" w:firstRow="1" w:lastRow="0" w:firstColumn="0" w:lastColumn="0" w:oddVBand="0" w:evenVBand="0" w:oddHBand="0" w:evenHBand="0" w:firstRowFirstColumn="0" w:firstRowLastColumn="0" w:lastRowFirstColumn="0" w:lastRowLastColumn="0"/>
        </w:trPr>
        <w:tc>
          <w:tcPr>
            <w:tcW w:w="1347" w:type="dxa"/>
          </w:tcPr>
          <w:p w14:paraId="0CCE2263" w14:textId="198D9379" w:rsidR="00AB05BA" w:rsidRPr="00DE4F7B" w:rsidRDefault="00AB05BA" w:rsidP="00DE4F7B">
            <w:pPr>
              <w:spacing w:before="0" w:after="0"/>
              <w:jc w:val="both"/>
              <w:rPr>
                <w:sz w:val="20"/>
                <w:szCs w:val="20"/>
              </w:rPr>
            </w:pPr>
            <w:r w:rsidRPr="00DE4F7B">
              <w:rPr>
                <w:sz w:val="20"/>
                <w:szCs w:val="20"/>
              </w:rPr>
              <w:t>Feature</w:t>
            </w:r>
          </w:p>
        </w:tc>
        <w:tc>
          <w:tcPr>
            <w:tcW w:w="8007" w:type="dxa"/>
          </w:tcPr>
          <w:p w14:paraId="5B09D6DA" w14:textId="746D6691" w:rsidR="00AB05BA" w:rsidRPr="00DE4F7B" w:rsidRDefault="00AB05BA" w:rsidP="00DE4F7B">
            <w:pPr>
              <w:spacing w:before="0" w:after="0"/>
              <w:jc w:val="both"/>
              <w:rPr>
                <w:sz w:val="20"/>
                <w:szCs w:val="20"/>
              </w:rPr>
            </w:pPr>
            <w:r w:rsidRPr="00DE4F7B">
              <w:rPr>
                <w:sz w:val="20"/>
                <w:szCs w:val="20"/>
              </w:rPr>
              <w:t>Description</w:t>
            </w:r>
          </w:p>
        </w:tc>
      </w:tr>
      <w:tr w:rsidR="00AB05BA" w:rsidRPr="00DE4F7B" w14:paraId="52FC1EF6" w14:textId="77777777" w:rsidTr="00AB05BA">
        <w:tc>
          <w:tcPr>
            <w:tcW w:w="1347" w:type="dxa"/>
          </w:tcPr>
          <w:p w14:paraId="259C0FF8" w14:textId="0D6040C3" w:rsidR="00AB05BA" w:rsidRPr="00DE4F7B" w:rsidRDefault="00701CFA" w:rsidP="00DE4F7B">
            <w:pPr>
              <w:pStyle w:val="Bullet1"/>
              <w:numPr>
                <w:ilvl w:val="0"/>
                <w:numId w:val="0"/>
              </w:numPr>
              <w:rPr>
                <w:b/>
                <w:sz w:val="20"/>
                <w:szCs w:val="20"/>
              </w:rPr>
            </w:pPr>
            <w:r w:rsidRPr="00DE4F7B">
              <w:rPr>
                <w:b/>
                <w:sz w:val="20"/>
                <w:szCs w:val="20"/>
              </w:rPr>
              <w:t>Interactive and expandable</w:t>
            </w:r>
          </w:p>
        </w:tc>
        <w:tc>
          <w:tcPr>
            <w:tcW w:w="8007" w:type="dxa"/>
          </w:tcPr>
          <w:p w14:paraId="6F1D52BD" w14:textId="5A8BD05E" w:rsidR="00AB05BA" w:rsidRPr="00DE4F7B" w:rsidRDefault="00701CFA" w:rsidP="00DE4F7B">
            <w:pPr>
              <w:spacing w:before="0" w:after="0"/>
              <w:jc w:val="both"/>
              <w:rPr>
                <w:sz w:val="20"/>
                <w:szCs w:val="20"/>
              </w:rPr>
            </w:pPr>
            <w:r w:rsidRPr="00DE4F7B">
              <w:rPr>
                <w:sz w:val="20"/>
                <w:szCs w:val="20"/>
              </w:rPr>
              <w:t xml:space="preserve">Allows users to sort, filter, and manipulate the data as needed. We will build this functionality using JavaScript frameworks </w:t>
            </w:r>
            <w:r w:rsidR="00DF6D96" w:rsidRPr="00DE4F7B">
              <w:rPr>
                <w:sz w:val="20"/>
                <w:szCs w:val="20"/>
              </w:rPr>
              <w:t>such as</w:t>
            </w:r>
            <w:r w:rsidRPr="00DE4F7B">
              <w:rPr>
                <w:sz w:val="20"/>
                <w:szCs w:val="20"/>
              </w:rPr>
              <w:t xml:space="preserve"> </w:t>
            </w:r>
            <w:proofErr w:type="spellStart"/>
            <w:r w:rsidRPr="00DE4F7B">
              <w:rPr>
                <w:sz w:val="20"/>
                <w:szCs w:val="20"/>
              </w:rPr>
              <w:t>DataTables</w:t>
            </w:r>
            <w:proofErr w:type="spellEnd"/>
            <w:r w:rsidRPr="00DE4F7B">
              <w:rPr>
                <w:sz w:val="20"/>
                <w:szCs w:val="20"/>
              </w:rPr>
              <w:t xml:space="preserve"> or React for dynamic content interaction and </w:t>
            </w:r>
            <w:r w:rsidRPr="00DE4F7B">
              <w:rPr>
                <w:rFonts w:eastAsiaTheme="minorEastAsia" w:cstheme="minorBidi"/>
                <w:kern w:val="2"/>
                <w:sz w:val="20"/>
                <w:szCs w:val="20"/>
                <w14:ligatures w14:val="standardContextual"/>
              </w:rPr>
              <w:t>enhanced user control. The tables in scope include anything in a table format in the existing Redbook PDF file.</w:t>
            </w:r>
          </w:p>
        </w:tc>
      </w:tr>
      <w:tr w:rsidR="00AB05BA" w:rsidRPr="00DE4F7B" w14:paraId="5C6CA37C" w14:textId="77777777" w:rsidTr="00AB05BA">
        <w:trPr>
          <w:cnfStyle w:val="000000010000" w:firstRow="0" w:lastRow="0" w:firstColumn="0" w:lastColumn="0" w:oddVBand="0" w:evenVBand="0" w:oddHBand="0" w:evenHBand="1" w:firstRowFirstColumn="0" w:firstRowLastColumn="0" w:lastRowFirstColumn="0" w:lastRowLastColumn="0"/>
        </w:trPr>
        <w:tc>
          <w:tcPr>
            <w:tcW w:w="1347" w:type="dxa"/>
          </w:tcPr>
          <w:p w14:paraId="2D3C986A" w14:textId="75B118C8" w:rsidR="00AB05BA" w:rsidRPr="00DE4F7B" w:rsidRDefault="00AB05BA" w:rsidP="00DE4F7B">
            <w:pPr>
              <w:pStyle w:val="Bullet1"/>
              <w:numPr>
                <w:ilvl w:val="0"/>
                <w:numId w:val="0"/>
              </w:numPr>
              <w:rPr>
                <w:sz w:val="20"/>
                <w:szCs w:val="20"/>
              </w:rPr>
            </w:pPr>
            <w:r w:rsidRPr="00DE4F7B">
              <w:rPr>
                <w:b/>
                <w:bCs/>
                <w:sz w:val="20"/>
                <w:szCs w:val="20"/>
              </w:rPr>
              <w:t>Searchable</w:t>
            </w:r>
          </w:p>
        </w:tc>
        <w:tc>
          <w:tcPr>
            <w:tcW w:w="8007" w:type="dxa"/>
          </w:tcPr>
          <w:p w14:paraId="08AFD435" w14:textId="62FAB7CB" w:rsidR="00AB05BA" w:rsidRPr="00DE4F7B" w:rsidRDefault="00AB05BA" w:rsidP="00DE4F7B">
            <w:pPr>
              <w:pStyle w:val="Bullet1"/>
              <w:numPr>
                <w:ilvl w:val="0"/>
                <w:numId w:val="0"/>
              </w:numPr>
              <w:rPr>
                <w:sz w:val="20"/>
                <w:szCs w:val="20"/>
              </w:rPr>
            </w:pPr>
            <w:r w:rsidRPr="00DE4F7B">
              <w:rPr>
                <w:sz w:val="20"/>
                <w:szCs w:val="20"/>
              </w:rPr>
              <w:t>Users can easily locate specific values or frequency allocations within the table.</w:t>
            </w:r>
          </w:p>
        </w:tc>
      </w:tr>
    </w:tbl>
    <w:p w14:paraId="786F4EA5" w14:textId="6C6BE573" w:rsidR="51898001" w:rsidRDefault="00114781" w:rsidP="00DF275C">
      <w:pPr>
        <w:jc w:val="both"/>
      </w:pPr>
      <w:r>
        <w:rPr>
          <w:b/>
          <w:bCs/>
          <w:i/>
          <w:iCs/>
        </w:rPr>
        <w:t>(</w:t>
      </w:r>
      <w:r w:rsidR="00762FF2">
        <w:rPr>
          <w:b/>
          <w:bCs/>
          <w:i/>
          <w:iCs/>
        </w:rPr>
        <w:t>h</w:t>
      </w:r>
      <w:r>
        <w:rPr>
          <w:b/>
          <w:bCs/>
          <w:i/>
          <w:iCs/>
        </w:rPr>
        <w:t>)</w:t>
      </w:r>
      <w:r w:rsidR="2A1B25D4" w:rsidRPr="007E5071">
        <w:rPr>
          <w:b/>
          <w:i/>
        </w:rPr>
        <w:t xml:space="preserve"> Alternative Views and Customizable Interfaces</w:t>
      </w:r>
      <w:r w:rsidR="00B9282C">
        <w:rPr>
          <w:b/>
          <w:i/>
        </w:rPr>
        <w:t xml:space="preserve"> [SOO Section 4.1(1)h]</w:t>
      </w:r>
      <w:r w:rsidR="00DF275C">
        <w:rPr>
          <w:b/>
          <w:i/>
        </w:rPr>
        <w:t xml:space="preserve">. </w:t>
      </w:r>
      <w:r w:rsidR="2A1B25D4" w:rsidRPr="2577C68A">
        <w:t xml:space="preserve">Users </w:t>
      </w:r>
      <w:r w:rsidR="009A4722">
        <w:t>can</w:t>
      </w:r>
      <w:r w:rsidR="2A1B25D4" w:rsidRPr="2577C68A">
        <w:t xml:space="preserve"> switch between different views of the content, depending on their preference:</w:t>
      </w:r>
    </w:p>
    <w:p w14:paraId="755858FC" w14:textId="236544DA" w:rsidR="51898001" w:rsidRDefault="00E30BBA" w:rsidP="00863BC2">
      <w:pPr>
        <w:pStyle w:val="Bullet1"/>
      </w:pPr>
      <w:r>
        <w:t>Users can select</w:t>
      </w:r>
      <w:r w:rsidR="2A1B25D4" w:rsidRPr="2577C68A">
        <w:t xml:space="preserve"> text</w:t>
      </w:r>
      <w:r w:rsidR="00C409B7">
        <w:t>-</w:t>
      </w:r>
      <w:r w:rsidR="2A1B25D4" w:rsidRPr="2577C68A">
        <w:t xml:space="preserve">only, table, </w:t>
      </w:r>
      <w:r>
        <w:t>or</w:t>
      </w:r>
      <w:r w:rsidR="2A1B25D4" w:rsidRPr="2577C68A">
        <w:t xml:space="preserve"> graphical views for complex datasets and figures</w:t>
      </w:r>
    </w:p>
    <w:p w14:paraId="14AC980F" w14:textId="6926152D" w:rsidR="51898001" w:rsidRDefault="2A1B25D4" w:rsidP="00863BC2">
      <w:pPr>
        <w:pStyle w:val="Bullet1"/>
      </w:pPr>
      <w:r w:rsidRPr="2577C68A">
        <w:t xml:space="preserve">Users </w:t>
      </w:r>
      <w:r w:rsidR="00C409B7">
        <w:t>can</w:t>
      </w:r>
      <w:r w:rsidRPr="2577C68A">
        <w:t xml:space="preserve"> personalize their experience by selecting default views, </w:t>
      </w:r>
      <w:r w:rsidR="00C409B7">
        <w:t>to allow them to</w:t>
      </w:r>
      <w:r w:rsidRPr="2577C68A">
        <w:t xml:space="preserve"> access the content in the way that suits their needs best.</w:t>
      </w:r>
    </w:p>
    <w:p w14:paraId="1531353F" w14:textId="5FAC43A0" w:rsidR="51898001" w:rsidRDefault="00834B3D" w:rsidP="2577C68A">
      <w:pPr>
        <w:jc w:val="both"/>
      </w:pPr>
      <w:r>
        <w:rPr>
          <w:b/>
          <w:bCs/>
          <w:i/>
          <w:iCs/>
        </w:rPr>
        <w:t>(</w:t>
      </w:r>
      <w:proofErr w:type="spellStart"/>
      <w:r w:rsidR="00B9282C">
        <w:rPr>
          <w:b/>
          <w:bCs/>
          <w:i/>
          <w:iCs/>
        </w:rPr>
        <w:t>i</w:t>
      </w:r>
      <w:proofErr w:type="spellEnd"/>
      <w:r>
        <w:rPr>
          <w:b/>
          <w:bCs/>
          <w:i/>
          <w:iCs/>
        </w:rPr>
        <w:t>)</w:t>
      </w:r>
      <w:r w:rsidR="2A1B25D4" w:rsidRPr="007E5071">
        <w:rPr>
          <w:b/>
          <w:i/>
        </w:rPr>
        <w:t xml:space="preserve"> Interactive Diagrams and Graphics</w:t>
      </w:r>
      <w:r w:rsidR="00B9282C">
        <w:rPr>
          <w:b/>
          <w:i/>
        </w:rPr>
        <w:t xml:space="preserve"> [SOO Section 4.1(1)</w:t>
      </w:r>
      <w:proofErr w:type="spellStart"/>
      <w:r w:rsidR="00B9282C">
        <w:rPr>
          <w:b/>
          <w:i/>
        </w:rPr>
        <w:t>i</w:t>
      </w:r>
      <w:proofErr w:type="spellEnd"/>
      <w:r w:rsidR="00B9282C">
        <w:rPr>
          <w:b/>
          <w:i/>
        </w:rPr>
        <w:t>]</w:t>
      </w:r>
      <w:r w:rsidR="00DF275C">
        <w:rPr>
          <w:b/>
          <w:i/>
        </w:rPr>
        <w:t xml:space="preserve">. </w:t>
      </w:r>
      <w:r w:rsidR="2A1B25D4" w:rsidRPr="2577C68A">
        <w:t>To enhance comprehension of complex topics, the modernized Redbook will include interactive diagrams</w:t>
      </w:r>
      <w:r w:rsidR="00C21946">
        <w:t>, visualizations</w:t>
      </w:r>
      <w:r w:rsidR="2A1B25D4" w:rsidRPr="2577C68A">
        <w:t xml:space="preserve"> and visual aids. These will be built using:</w:t>
      </w:r>
    </w:p>
    <w:p w14:paraId="7C7F0AA7" w14:textId="02279545" w:rsidR="51898001" w:rsidRDefault="2A1B25D4" w:rsidP="000830A4">
      <w:pPr>
        <w:pStyle w:val="Bullet1"/>
      </w:pPr>
      <w:r w:rsidRPr="2577C68A">
        <w:t>D3.js or Chart.js to create interactive charts</w:t>
      </w:r>
      <w:r w:rsidR="000B15CD">
        <w:t xml:space="preserve"> and </w:t>
      </w:r>
      <w:r w:rsidRPr="2577C68A">
        <w:t xml:space="preserve">graphs </w:t>
      </w:r>
      <w:r w:rsidR="000B15CD">
        <w:t>so</w:t>
      </w:r>
      <w:r w:rsidRPr="2577C68A">
        <w:t xml:space="preserve"> users </w:t>
      </w:r>
      <w:r w:rsidR="000B15CD">
        <w:t>can</w:t>
      </w:r>
      <w:r w:rsidRPr="2577C68A">
        <w:t xml:space="preserve"> manipulate data visually</w:t>
      </w:r>
    </w:p>
    <w:p w14:paraId="101B2530" w14:textId="546B75F5" w:rsidR="51898001" w:rsidRDefault="00183ECF" w:rsidP="000830A4">
      <w:pPr>
        <w:pStyle w:val="Bullet1"/>
      </w:pPr>
      <w:r w:rsidRPr="00183ECF">
        <w:t>Scalable Vector Graphics</w:t>
      </w:r>
      <w:r>
        <w:t xml:space="preserve"> (</w:t>
      </w:r>
      <w:r w:rsidR="2A1B25D4" w:rsidRPr="2577C68A">
        <w:t>SVG</w:t>
      </w:r>
      <w:r>
        <w:t>)-</w:t>
      </w:r>
      <w:r w:rsidR="2A1B25D4" w:rsidRPr="2577C68A">
        <w:t xml:space="preserve">based diagrams, which </w:t>
      </w:r>
      <w:r w:rsidR="000C7AFD">
        <w:t>are</w:t>
      </w:r>
      <w:r w:rsidR="2A1B25D4" w:rsidRPr="2577C68A">
        <w:t xml:space="preserve"> interactive and responsive, allowing users to zoom, pan, or hover over elements for additional information.</w:t>
      </w:r>
    </w:p>
    <w:p w14:paraId="05778B1B" w14:textId="7A916E09" w:rsidR="51898001" w:rsidRDefault="00834B3D" w:rsidP="00DF275C">
      <w:pPr>
        <w:spacing w:after="0"/>
        <w:jc w:val="both"/>
        <w:rPr>
          <w:del w:id="16" w:author="rahul.sundrani@stealth-us.com" w:date="2024-09-16T16:56:00Z" w16du:dateUtc="2024-09-16T16:56:34Z"/>
        </w:rPr>
      </w:pPr>
      <w:r>
        <w:rPr>
          <w:b/>
          <w:bCs/>
          <w:i/>
          <w:iCs/>
        </w:rPr>
        <w:t>(</w:t>
      </w:r>
      <w:r w:rsidR="007E0EE1">
        <w:rPr>
          <w:b/>
          <w:bCs/>
          <w:i/>
          <w:iCs/>
        </w:rPr>
        <w:t>j</w:t>
      </w:r>
      <w:r>
        <w:rPr>
          <w:b/>
          <w:bCs/>
          <w:i/>
          <w:iCs/>
        </w:rPr>
        <w:t>)</w:t>
      </w:r>
      <w:r w:rsidR="2A1B25D4" w:rsidRPr="007E5071">
        <w:rPr>
          <w:b/>
          <w:i/>
        </w:rPr>
        <w:t xml:space="preserve"> Compliance with Federal Policies and Best Practices</w:t>
      </w:r>
      <w:r w:rsidR="007E0EE1">
        <w:rPr>
          <w:b/>
          <w:i/>
        </w:rPr>
        <w:t xml:space="preserve"> [SOO Section 4.1(1)j</w:t>
      </w:r>
      <w:r w:rsidR="007E0EE1" w:rsidRPr="00681B4C">
        <w:rPr>
          <w:b/>
          <w:i/>
        </w:rPr>
        <w:t>]</w:t>
      </w:r>
      <w:r w:rsidR="00DF275C">
        <w:rPr>
          <w:b/>
          <w:i/>
        </w:rPr>
        <w:t xml:space="preserve">. </w:t>
      </w:r>
      <w:del w:id="17" w:author="rahul.sundrani@stealth-us.com" w:date="2024-09-16T16:56:00Z">
        <w:r w:rsidR="004E5744">
          <w:delText>We propose a holistic</w:delText>
        </w:r>
        <w:r w:rsidR="2A1B25D4" w:rsidRPr="2577C68A">
          <w:delText xml:space="preserve"> solution </w:delText>
        </w:r>
        <w:r w:rsidR="004E5744">
          <w:delText xml:space="preserve">that </w:delText>
        </w:r>
        <w:r w:rsidR="2A1B25D4" w:rsidRPr="2577C68A">
          <w:delText>full</w:delText>
        </w:r>
        <w:r w:rsidR="004E5744">
          <w:delText>y</w:delText>
        </w:r>
        <w:r w:rsidR="2A1B25D4" w:rsidRPr="2577C68A">
          <w:delText xml:space="preserve"> </w:delText>
        </w:r>
        <w:r w:rsidR="004E5744">
          <w:delText>complies</w:delText>
        </w:r>
        <w:r w:rsidR="2A1B25D4" w:rsidRPr="2577C68A">
          <w:delText xml:space="preserve"> with federal policy mandates, including FITARA, </w:delText>
        </w:r>
        <w:r w:rsidR="00E9347C" w:rsidRPr="00E9347C">
          <w:delText>Federal Information Security Modernization Act</w:delText>
        </w:r>
        <w:r w:rsidR="00E9347C">
          <w:delText xml:space="preserve"> (</w:delText>
        </w:r>
        <w:r w:rsidR="2A1B25D4" w:rsidRPr="2577C68A">
          <w:delText>FISMA</w:delText>
        </w:r>
        <w:r w:rsidR="00E9347C">
          <w:delText>)</w:delText>
        </w:r>
        <w:r w:rsidR="2A1B25D4" w:rsidRPr="2577C68A">
          <w:delText xml:space="preserve">, FedRAMP, </w:delText>
        </w:r>
        <w:r w:rsidR="00904471">
          <w:delText>21</w:delText>
        </w:r>
        <w:r w:rsidR="00904471" w:rsidRPr="00904471">
          <w:rPr>
            <w:vertAlign w:val="superscript"/>
          </w:rPr>
          <w:delText>st</w:delText>
        </w:r>
        <w:r w:rsidR="00904471">
          <w:delText xml:space="preserve"> Century IDEA Act, OMB’s M-23-22 Memorandum, </w:delText>
        </w:r>
        <w:r w:rsidR="006A0017">
          <w:delText xml:space="preserve">and </w:delText>
        </w:r>
        <w:r w:rsidR="2A1B25D4" w:rsidRPr="2577C68A">
          <w:delText xml:space="preserve">NTIA and </w:delText>
        </w:r>
        <w:r w:rsidR="00F667F0">
          <w:delText>Department of Commerce (</w:delText>
        </w:r>
        <w:r w:rsidR="2A1B25D4" w:rsidRPr="2577C68A">
          <w:delText>DOC</w:delText>
        </w:r>
        <w:r w:rsidR="00F667F0">
          <w:delText>)</w:delText>
        </w:r>
        <w:r w:rsidR="006A0017">
          <w:delText>-specific</w:delText>
        </w:r>
        <w:r w:rsidR="2A1B25D4" w:rsidRPr="2577C68A">
          <w:delText xml:space="preserve"> instructions. Our approach include</w:delText>
        </w:r>
        <w:r w:rsidR="009A4722">
          <w:delText>s</w:delText>
        </w:r>
        <w:r w:rsidR="2A1B25D4" w:rsidRPr="2577C68A">
          <w:delText>:</w:delText>
        </w:r>
      </w:del>
    </w:p>
    <w:p w14:paraId="22940D79" w14:textId="45728230" w:rsidR="00E21E03" w:rsidRDefault="2A1B25D4" w:rsidP="000830A4">
      <w:pPr>
        <w:pStyle w:val="Bullet1"/>
        <w:rPr>
          <w:del w:id="18" w:author="rahul.sundrani@stealth-us.com" w:date="2024-09-16T16:56:00Z" w16du:dateUtc="2024-09-16T16:56:34Z"/>
        </w:rPr>
      </w:pPr>
      <w:del w:id="19" w:author="rahul.sundrani@stealth-us.com" w:date="2024-09-16T16:56:00Z">
        <w:r w:rsidRPr="2577C68A">
          <w:delText xml:space="preserve">Hosting the solution on Acquia Cloud, which is FedRAMP certified, </w:delText>
        </w:r>
        <w:r w:rsidR="006A0017">
          <w:delText>so that</w:delText>
        </w:r>
        <w:r w:rsidRPr="2577C68A">
          <w:delText xml:space="preserve"> the infrastructure complies with federal security requirements</w:delText>
        </w:r>
      </w:del>
    </w:p>
    <w:p w14:paraId="506E0E8C" w14:textId="008F254D" w:rsidR="51898001" w:rsidRDefault="2A1B25D4" w:rsidP="000830A4">
      <w:pPr>
        <w:pStyle w:val="Bullet1"/>
        <w:rPr>
          <w:del w:id="20" w:author="rahul.sundrani@stealth-us.com" w:date="2024-09-16T16:56:00Z" w16du:dateUtc="2024-09-16T16:56:34Z"/>
        </w:rPr>
      </w:pPr>
      <w:del w:id="21" w:author="rahul.sundrani@stealth-us.com" w:date="2024-09-16T16:56:00Z">
        <w:r w:rsidRPr="2577C68A">
          <w:delText xml:space="preserve">Adhering to 508 Compliance standards for accessibility, </w:delText>
        </w:r>
        <w:r w:rsidR="006A0017">
          <w:delText>so</w:delText>
        </w:r>
        <w:r w:rsidRPr="2577C68A">
          <w:delText xml:space="preserve"> all users can interact with the Redbook content, including those with disabilities.</w:delText>
        </w:r>
      </w:del>
    </w:p>
    <w:p w14:paraId="7992C3B0" w14:textId="4A992750" w:rsidR="2A1B25D4" w:rsidRDefault="2A1B25D4" w:rsidP="36CD61F7">
      <w:pPr>
        <w:pStyle w:val="Bullet1"/>
        <w:rPr>
          <w:ins w:id="22" w:author="rahul.sundrani@stealth-us.com" w:date="2024-09-16T16:56:00Z" w16du:dateUtc="2024-09-16T16:56:34Z"/>
        </w:rPr>
      </w:pPr>
      <w:del w:id="23" w:author="rahul.sundrani@stealth-us.com" w:date="2024-09-16T16:56:00Z">
        <w:r w:rsidDel="2A1B25D4">
          <w:delText xml:space="preserve">Regular security audits and continuous monitoring to </w:delText>
        </w:r>
        <w:r w:rsidDel="009434E0">
          <w:delText>maintain security</w:delText>
        </w:r>
        <w:r w:rsidDel="2A1B25D4">
          <w:delText xml:space="preserve"> and </w:delText>
        </w:r>
        <w:r w:rsidDel="009434E0">
          <w:delText>compliance</w:delText>
        </w:r>
        <w:r w:rsidDel="2A1B25D4">
          <w:delText xml:space="preserve"> with FISMA and NIST SP 80053 controls.</w:delText>
        </w:r>
      </w:del>
      <w:ins w:id="24" w:author="rahul.sundrani@stealth-us.com" w:date="2024-09-16T16:56:00Z">
        <w:r w:rsidR="05966058" w:rsidRPr="36CD61F7">
          <w:t xml:space="preserve"> Our solution fully complies with federal policy mandates, including FITARA, the Federal Information Security Modernization Act (FISMA), FedRAMP, the 21st Century Integrated Digital Experience Act (IDEA), OMB’s M-23-22 Memorandum, and NTIA and Department of Commerce (DOC)-specific instructions. We propose hosting the Redbook solution on </w:t>
        </w:r>
        <w:r w:rsidR="05966058" w:rsidRPr="36CD61F7">
          <w:rPr>
            <w:b/>
            <w:bCs/>
          </w:rPr>
          <w:t>Acquia Cloud</w:t>
        </w:r>
        <w:r w:rsidR="05966058" w:rsidRPr="36CD61F7">
          <w:t xml:space="preserve">, a </w:t>
        </w:r>
        <w:r w:rsidR="05966058" w:rsidRPr="36CD61F7">
          <w:rPr>
            <w:b/>
            <w:bCs/>
          </w:rPr>
          <w:t>FedRAMP-certified</w:t>
        </w:r>
        <w:r w:rsidR="05966058" w:rsidRPr="36CD61F7">
          <w:t xml:space="preserve"> infrastructure, ensuring compliance with federal security standards.</w:t>
        </w:r>
      </w:ins>
    </w:p>
    <w:p w14:paraId="543D3A52" w14:textId="5FC8311A" w:rsidR="05966058" w:rsidRDefault="05966058">
      <w:pPr>
        <w:pStyle w:val="Bullet1"/>
        <w:spacing w:before="240" w:after="240"/>
        <w:rPr>
          <w:ins w:id="25" w:author="rahul.sundrani@stealth-us.com" w:date="2024-09-16T16:56:00Z" w16du:dateUtc="2024-09-16T16:56:34Z"/>
        </w:rPr>
        <w:pPrChange w:id="26" w:author="rahul.sundrani@stealth-us.com" w:date="2024-09-16T16:56:00Z">
          <w:pPr/>
        </w:pPrChange>
      </w:pPr>
      <w:ins w:id="27" w:author="rahul.sundrani@stealth-us.com" w:date="2024-09-16T16:56:00Z">
        <w:r w:rsidRPr="36CD61F7">
          <w:t xml:space="preserve">To meet accessibility requirements, all data displays and interactive elements will adhere to </w:t>
        </w:r>
        <w:r w:rsidRPr="36CD61F7">
          <w:rPr>
            <w:b/>
            <w:bCs/>
          </w:rPr>
          <w:t>Section 508 Compliance</w:t>
        </w:r>
        <w:r w:rsidRPr="36CD61F7">
          <w:t xml:space="preserve"> standards, allowing users with disabilities to interact with the Redbook content seamlessly. The platform will include </w:t>
        </w:r>
        <w:r w:rsidRPr="36CD61F7">
          <w:rPr>
            <w:b/>
            <w:bCs/>
          </w:rPr>
          <w:t>version control and auditing</w:t>
        </w:r>
        <w:r w:rsidRPr="36CD61F7">
          <w:t xml:space="preserve"> capabilities to log all changes for full transparency and compliance with auditing requirements.</w:t>
        </w:r>
      </w:ins>
    </w:p>
    <w:p w14:paraId="3724C400" w14:textId="598070C1" w:rsidR="05966058" w:rsidRDefault="05966058">
      <w:pPr>
        <w:pStyle w:val="Bullet1"/>
        <w:spacing w:before="240" w:after="240"/>
        <w:rPr>
          <w:ins w:id="28" w:author="rahul.sundrani@stealth-us.com" w:date="2024-09-16T16:56:00Z" w16du:dateUtc="2024-09-16T16:56:34Z"/>
        </w:rPr>
        <w:pPrChange w:id="29" w:author="rahul.sundrani@stealth-us.com" w:date="2024-09-16T16:56:00Z">
          <w:pPr/>
        </w:pPrChange>
      </w:pPr>
      <w:ins w:id="30" w:author="rahul.sundrani@stealth-us.com" w:date="2024-09-16T16:56:00Z">
        <w:r w:rsidRPr="36CD61F7">
          <w:t xml:space="preserve">Additionally, regular </w:t>
        </w:r>
        <w:r w:rsidRPr="36CD61F7">
          <w:rPr>
            <w:b/>
            <w:bCs/>
          </w:rPr>
          <w:t>security audits and continuous monitoring</w:t>
        </w:r>
        <w:r w:rsidRPr="36CD61F7">
          <w:t xml:space="preserve"> will be conducted to maintain compliance with </w:t>
        </w:r>
        <w:r w:rsidRPr="36CD61F7">
          <w:rPr>
            <w:b/>
            <w:bCs/>
          </w:rPr>
          <w:t>FISMA</w:t>
        </w:r>
        <w:r w:rsidRPr="36CD61F7">
          <w:t xml:space="preserve"> and </w:t>
        </w:r>
        <w:r w:rsidRPr="36CD61F7">
          <w:rPr>
            <w:b/>
            <w:bCs/>
          </w:rPr>
          <w:t>NIST SP 800-53 controls</w:t>
        </w:r>
        <w:r w:rsidRPr="36CD61F7">
          <w:t xml:space="preserve">. The </w:t>
        </w:r>
        <w:r w:rsidRPr="36CD61F7">
          <w:rPr>
            <w:b/>
            <w:bCs/>
          </w:rPr>
          <w:t>Drupal CMS</w:t>
        </w:r>
        <w:r w:rsidRPr="36CD61F7">
          <w:t xml:space="preserve"> will leverage automated workflows and machine-readable formats, ensuring the Redbook’s structured data is accessible, updated, and usable by both humans and machines.</w:t>
        </w:r>
      </w:ins>
    </w:p>
    <w:p w14:paraId="4D18C43E" w14:textId="27ED81C0" w:rsidR="36CD61F7" w:rsidRDefault="05966058" w:rsidP="00FA764D">
      <w:pPr>
        <w:pStyle w:val="Bullet1"/>
        <w:spacing w:before="240" w:after="240"/>
        <w:pPrChange w:id="31" w:author="rahul.sundrani@stealth-us.com" w:date="2024-09-16T12:57:00Z" w16du:dateUtc="2024-09-16T16:57:00Z">
          <w:pPr>
            <w:pStyle w:val="Bullet1"/>
          </w:pPr>
        </w:pPrChange>
      </w:pPr>
      <w:ins w:id="32" w:author="rahul.sundrani@stealth-us.com" w:date="2024-09-16T16:56:00Z">
        <w:r w:rsidRPr="36CD61F7">
          <w:t xml:space="preserve">In line with the </w:t>
        </w:r>
        <w:r w:rsidRPr="36CD61F7">
          <w:rPr>
            <w:b/>
            <w:bCs/>
          </w:rPr>
          <w:t>21st Century IDEA Act</w:t>
        </w:r>
        <w:r w:rsidRPr="36CD61F7">
          <w:t xml:space="preserve">, our solution will deliver a </w:t>
        </w:r>
        <w:r w:rsidRPr="36CD61F7">
          <w:rPr>
            <w:b/>
            <w:bCs/>
          </w:rPr>
          <w:t>modern, user-centered, and mobile-friendly</w:t>
        </w:r>
        <w:r w:rsidRPr="36CD61F7">
          <w:t xml:space="preserve"> digital experience that enhances accessibility, usability, and engagement for both internal staff and external users.</w:t>
        </w:r>
      </w:ins>
    </w:p>
    <w:p w14:paraId="4FFD86F1" w14:textId="17C66CA4" w:rsidR="51898001" w:rsidRDefault="000830A4" w:rsidP="00FA764D">
      <w:pPr>
        <w:spacing w:after="0"/>
      </w:pPr>
      <w:r>
        <w:rPr>
          <w:b/>
          <w:bCs/>
          <w:i/>
          <w:iCs/>
        </w:rPr>
        <w:t>(</w:t>
      </w:r>
      <w:r w:rsidR="00075EBF">
        <w:rPr>
          <w:b/>
          <w:bCs/>
          <w:i/>
          <w:iCs/>
        </w:rPr>
        <w:t>k</w:t>
      </w:r>
      <w:r>
        <w:rPr>
          <w:b/>
          <w:bCs/>
          <w:i/>
          <w:iCs/>
        </w:rPr>
        <w:t>)</w:t>
      </w:r>
      <w:r w:rsidR="2A1B25D4" w:rsidRPr="007E5071">
        <w:rPr>
          <w:b/>
          <w:i/>
        </w:rPr>
        <w:t xml:space="preserve"> </w:t>
      </w:r>
      <w:r w:rsidR="00B934FD">
        <w:rPr>
          <w:b/>
          <w:i/>
        </w:rPr>
        <w:t>Complete and Well</w:t>
      </w:r>
      <w:r w:rsidR="009B7225">
        <w:rPr>
          <w:b/>
          <w:i/>
        </w:rPr>
        <w:t>-</w:t>
      </w:r>
      <w:r w:rsidR="00075EBF">
        <w:rPr>
          <w:b/>
          <w:i/>
        </w:rPr>
        <w:t>Articulated</w:t>
      </w:r>
      <w:r w:rsidR="2A1B25D4" w:rsidRPr="007E5071">
        <w:rPr>
          <w:b/>
          <w:i/>
        </w:rPr>
        <w:t xml:space="preserve"> Documentation</w:t>
      </w:r>
      <w:r w:rsidR="00075EBF">
        <w:rPr>
          <w:b/>
          <w:i/>
        </w:rPr>
        <w:t xml:space="preserve"> [SOO Section 4.1(1)k</w:t>
      </w:r>
      <w:r w:rsidR="00075EBF" w:rsidRPr="00681B4C">
        <w:rPr>
          <w:b/>
          <w:i/>
        </w:rPr>
        <w:t>]</w:t>
      </w:r>
      <w:r w:rsidR="003C7F9F">
        <w:rPr>
          <w:b/>
          <w:i/>
        </w:rPr>
        <w:t xml:space="preserve">. </w:t>
      </w:r>
      <w:r w:rsidR="001A666D">
        <w:t>Our</w:t>
      </w:r>
      <w:r w:rsidR="2A1B25D4" w:rsidRPr="2577C68A">
        <w:t xml:space="preserve"> solution will include complete and well</w:t>
      </w:r>
      <w:r w:rsidR="002E59F7" w:rsidRPr="2577C68A">
        <w:t>-</w:t>
      </w:r>
      <w:r w:rsidR="2A1B25D4" w:rsidRPr="2577C68A">
        <w:t>articulated documentation</w:t>
      </w:r>
      <w:r w:rsidR="009434E0">
        <w:t xml:space="preserve"> to allow</w:t>
      </w:r>
      <w:r w:rsidR="2A1B25D4" w:rsidRPr="2577C68A">
        <w:t xml:space="preserve"> it </w:t>
      </w:r>
      <w:r w:rsidR="009434E0">
        <w:t>to be</w:t>
      </w:r>
      <w:r w:rsidR="2A1B25D4" w:rsidRPr="2577C68A">
        <w:t xml:space="preserve"> understandable, repeatable, and scalable. This documentation will:</w:t>
      </w:r>
    </w:p>
    <w:p w14:paraId="5A8D11C4" w14:textId="373DA3E1" w:rsidR="51898001" w:rsidRDefault="2A1B25D4" w:rsidP="000967A9">
      <w:pPr>
        <w:pStyle w:val="Bullet1"/>
      </w:pPr>
      <w:r w:rsidRPr="2577C68A">
        <w:t>Outline the technical architecture, including code structure, content management workflows, and deployment processes</w:t>
      </w:r>
    </w:p>
    <w:p w14:paraId="43FD16D4" w14:textId="52C4B924" w:rsidR="51898001" w:rsidRDefault="2A1B25D4" w:rsidP="000967A9">
      <w:pPr>
        <w:pStyle w:val="Bullet1"/>
      </w:pPr>
      <w:r w:rsidRPr="2577C68A">
        <w:t>Provide a user guide for NTIA personnel to update and maintain Redbook content over time</w:t>
      </w:r>
    </w:p>
    <w:p w14:paraId="33DEB878" w14:textId="215B5EA1" w:rsidR="51898001" w:rsidRDefault="2A1B25D4" w:rsidP="000967A9">
      <w:pPr>
        <w:pStyle w:val="Bullet1"/>
      </w:pPr>
      <w:r w:rsidRPr="2577C68A">
        <w:t>Include best practice guidelines for ensuring ongoing compliance with federal mandates.</w:t>
      </w:r>
    </w:p>
    <w:p w14:paraId="55EE236E" w14:textId="57BF77C6" w:rsidR="51898001" w:rsidRDefault="2A1B25D4" w:rsidP="00901239">
      <w:r w:rsidRPr="2577C68A">
        <w:t xml:space="preserve">The modernized Redbook solution will transform the current static PDFs into a fully interactive, compliant, and user-friendly platform. The solution will provide measurable outcomes, such as increased accessibility, improved searchability, and enhanced user engagement, all while </w:t>
      </w:r>
      <w:r w:rsidR="001B025C">
        <w:t>complying</w:t>
      </w:r>
      <w:r w:rsidRPr="2577C68A">
        <w:t xml:space="preserve"> with federal regulations and policies. The use of modern tools and a user</w:t>
      </w:r>
      <w:r w:rsidR="001B025C">
        <w:t>-</w:t>
      </w:r>
      <w:r w:rsidRPr="2577C68A">
        <w:t xml:space="preserve">centered design approach </w:t>
      </w:r>
      <w:r w:rsidR="003C12C4">
        <w:t>so</w:t>
      </w:r>
      <w:r w:rsidRPr="2577C68A">
        <w:t xml:space="preserve"> that that the platform not only meets NTIA’s current needs </w:t>
      </w:r>
      <w:r w:rsidR="003C12C4">
        <w:t>and</w:t>
      </w:r>
      <w:r w:rsidRPr="2577C68A">
        <w:t xml:space="preserve"> is also scalable and futureproof for ongoing improvements.</w:t>
      </w:r>
    </w:p>
    <w:p w14:paraId="1958E215" w14:textId="18AEB11B" w:rsidR="00595F3B" w:rsidRDefault="00595F3B" w:rsidP="00595F3B">
      <w:pPr>
        <w:pStyle w:val="Heading2"/>
      </w:pPr>
      <w:bookmarkStart w:id="33" w:name="_Toc177317382"/>
      <w:commentRangeStart w:id="34"/>
      <w:commentRangeStart w:id="35"/>
      <w:r>
        <w:t xml:space="preserve">Extraction, </w:t>
      </w:r>
      <w:r w:rsidR="00056FF9">
        <w:t>M</w:t>
      </w:r>
      <w:r>
        <w:t xml:space="preserve">anagement, and </w:t>
      </w:r>
      <w:r w:rsidR="00056FF9">
        <w:t>D</w:t>
      </w:r>
      <w:r>
        <w:t xml:space="preserve">isplay of </w:t>
      </w:r>
      <w:r w:rsidR="00056FF9">
        <w:t>D</w:t>
      </w:r>
      <w:r>
        <w:t>ata in the Redbook</w:t>
      </w:r>
      <w:r w:rsidR="00A2240C">
        <w:t xml:space="preserve"> </w:t>
      </w:r>
      <w:r w:rsidR="00075EBF">
        <w:t>[SOO Section 4.2]</w:t>
      </w:r>
      <w:bookmarkEnd w:id="33"/>
      <w:commentRangeEnd w:id="34"/>
      <w:r>
        <w:rPr>
          <w:rStyle w:val="CommentReference"/>
        </w:rPr>
        <w:commentReference w:id="34"/>
      </w:r>
      <w:commentRangeEnd w:id="35"/>
      <w:r>
        <w:rPr>
          <w:rStyle w:val="CommentReference"/>
        </w:rPr>
        <w:commentReference w:id="35"/>
      </w:r>
    </w:p>
    <w:p w14:paraId="7C240A48" w14:textId="19C8C4EA" w:rsidR="00EF02AF" w:rsidRDefault="5EBEAC83" w:rsidP="0EFAE786">
      <w:pPr>
        <w:rPr>
          <w:ins w:id="36" w:author="rahul.sundrani@stealth-us.com" w:date="2024-09-16T16:50:00Z" w16du:dateUtc="2024-09-16T16:50:05Z"/>
        </w:rPr>
      </w:pPr>
      <w:r w:rsidRPr="0EFAE786">
        <w:t xml:space="preserve">The transition will begin with an upfront </w:t>
      </w:r>
      <w:r w:rsidRPr="0044031A">
        <w:t>content analysis</w:t>
      </w:r>
      <w:r w:rsidRPr="0EFAE786">
        <w:t xml:space="preserve"> to define the structure of the Redbook manual, ensuring that each section is appropriately categorized. The process will involve automated tools like </w:t>
      </w:r>
      <w:r w:rsidRPr="0044031A">
        <w:t>OCR (Optical Character Recognition)</w:t>
      </w:r>
      <w:r w:rsidRPr="0EFAE786">
        <w:t xml:space="preserve"> to extract text from the PDF and convert it into HTML. After cleanup, the HTML content will be imported into Drupal using the </w:t>
      </w:r>
      <w:r w:rsidRPr="0044031A">
        <w:t>Migrate API</w:t>
      </w:r>
      <w:r w:rsidRPr="0EFAE786">
        <w:t xml:space="preserve"> or </w:t>
      </w:r>
      <w:r w:rsidRPr="0044031A">
        <w:t>Feeds Module</w:t>
      </w:r>
      <w:r w:rsidRPr="0EFAE786">
        <w:t xml:space="preserve"> to map chapters, sections, and subsections into nodes. Media files such as images will be handled using Drupal’s </w:t>
      </w:r>
      <w:r w:rsidRPr="0044031A">
        <w:t>Media Module</w:t>
      </w:r>
      <w:r w:rsidRPr="0EFAE786">
        <w:t>.</w:t>
      </w:r>
    </w:p>
    <w:p w14:paraId="46A1CB59" w14:textId="6E6BC260" w:rsidR="6F9A202C" w:rsidRDefault="7D59B4DB">
      <w:pPr>
        <w:spacing w:before="0" w:after="160" w:line="257" w:lineRule="auto"/>
        <w:ind w:firstLine="720"/>
        <w:jc w:val="center"/>
        <w:rPr>
          <w:ins w:id="37" w:author="rahul.sundrani@stealth-us.com" w:date="2024-09-16T16:50:00Z" w16du:dateUtc="2024-09-16T16:50:27Z"/>
          <w:rFonts w:ascii="Aptos" w:eastAsia="Aptos" w:hAnsi="Aptos" w:cs="Aptos"/>
          <w:b/>
          <w:bCs/>
          <w:sz w:val="22"/>
          <w:szCs w:val="22"/>
        </w:rPr>
        <w:pPrChange w:id="38" w:author="rahul.sundrani@stealth-us.com" w:date="2024-09-16T16:50:00Z">
          <w:pPr/>
        </w:pPrChange>
      </w:pPr>
      <w:ins w:id="39" w:author="rahul.sundrani@stealth-us.com" w:date="2024-09-16T17:10:00Z">
        <w:r w:rsidRPr="4724D73A">
          <w:rPr>
            <w:rFonts w:ascii="Aptos" w:eastAsia="Aptos" w:hAnsi="Aptos" w:cs="Aptos"/>
            <w:b/>
            <w:bCs/>
            <w:sz w:val="22"/>
            <w:szCs w:val="22"/>
          </w:rPr>
          <w:t>Mapping</w:t>
        </w:r>
      </w:ins>
      <w:ins w:id="40" w:author="rahul.sundrani@stealth-us.com" w:date="2024-09-16T16:50:00Z">
        <w:r w:rsidR="6F9A202C" w:rsidRPr="682191BA">
          <w:rPr>
            <w:rFonts w:ascii="Aptos" w:eastAsia="Aptos" w:hAnsi="Aptos" w:cs="Aptos"/>
            <w:b/>
            <w:bCs/>
            <w:sz w:val="22"/>
            <w:szCs w:val="22"/>
          </w:rPr>
          <w:t xml:space="preserve"> of Redbook </w:t>
        </w:r>
      </w:ins>
      <w:ins w:id="41" w:author="rahul.sundrani@stealth-us.com" w:date="2024-09-16T17:10:00Z">
        <w:r w:rsidR="23A27BBF" w:rsidRPr="7246400D">
          <w:rPr>
            <w:rFonts w:ascii="Aptos" w:eastAsia="Aptos" w:hAnsi="Aptos" w:cs="Aptos"/>
            <w:b/>
            <w:bCs/>
            <w:sz w:val="22"/>
            <w:szCs w:val="22"/>
          </w:rPr>
          <w:t xml:space="preserve">PDF </w:t>
        </w:r>
      </w:ins>
      <w:ins w:id="42" w:author="rahul.sundrani@stealth-us.com" w:date="2024-09-16T16:50:00Z">
        <w:r w:rsidR="6F9A202C" w:rsidRPr="682191BA">
          <w:rPr>
            <w:rFonts w:ascii="Aptos" w:eastAsia="Aptos" w:hAnsi="Aptos" w:cs="Aptos"/>
            <w:b/>
            <w:bCs/>
            <w:sz w:val="22"/>
            <w:szCs w:val="22"/>
          </w:rPr>
          <w:t>into Drupal CMS</w:t>
        </w:r>
      </w:ins>
      <w:ins w:id="43" w:author="rahul.sundrani@stealth-us.com" w:date="2024-09-16T17:10:00Z">
        <w:r w:rsidR="0FA346D4" w:rsidRPr="11A26DF1">
          <w:rPr>
            <w:rFonts w:ascii="Aptos" w:eastAsia="Aptos" w:hAnsi="Aptos" w:cs="Aptos"/>
            <w:b/>
            <w:bCs/>
            <w:sz w:val="22"/>
            <w:szCs w:val="22"/>
          </w:rPr>
          <w:t xml:space="preserve"> Components</w:t>
        </w:r>
      </w:ins>
    </w:p>
    <w:tbl>
      <w:tblPr>
        <w:tblStyle w:val="ListTable3-Accent4"/>
        <w:tblW w:w="9360" w:type="dxa"/>
        <w:tblLayout w:type="fixed"/>
        <w:tblLook w:val="04A0" w:firstRow="1" w:lastRow="0" w:firstColumn="1" w:lastColumn="0" w:noHBand="0" w:noVBand="1"/>
      </w:tblPr>
      <w:tblGrid>
        <w:gridCol w:w="1970"/>
        <w:gridCol w:w="7390"/>
      </w:tblGrid>
      <w:tr w:rsidR="7D726538" w14:paraId="5C69C41D" w14:textId="77777777" w:rsidTr="00C3258B">
        <w:trPr>
          <w:cnfStyle w:val="100000000000" w:firstRow="1" w:lastRow="0" w:firstColumn="0" w:lastColumn="0" w:oddVBand="0" w:evenVBand="0" w:oddHBand="0" w:evenHBand="0" w:firstRowFirstColumn="0" w:firstRowLastColumn="0" w:lastRowFirstColumn="0" w:lastRowLastColumn="0"/>
          <w:trHeight w:val="133"/>
          <w:ins w:id="44" w:author="rahul.sundrani@stealth-us.com" w:date="2024-09-16T16:50:00Z"/>
        </w:trPr>
        <w:tc>
          <w:tcPr>
            <w:cnfStyle w:val="001000000100" w:firstRow="0" w:lastRow="0" w:firstColumn="1" w:lastColumn="0" w:oddVBand="0" w:evenVBand="0" w:oddHBand="0" w:evenHBand="0" w:firstRowFirstColumn="1" w:firstRowLastColumn="0" w:lastRowFirstColumn="0" w:lastRowLastColumn="0"/>
            <w:tcW w:w="1970" w:type="dxa"/>
            <w:tcBorders>
              <w:top w:val="single" w:sz="8" w:space="0" w:color="0F9ED5"/>
              <w:left w:val="single" w:sz="8" w:space="0" w:color="0F9ED5"/>
            </w:tcBorders>
            <w:shd w:val="clear" w:color="auto" w:fill="0F9ED5"/>
            <w:tcMar>
              <w:left w:w="108" w:type="dxa"/>
              <w:right w:w="108" w:type="dxa"/>
            </w:tcMar>
          </w:tcPr>
          <w:p w14:paraId="673D87F2" w14:textId="2AA97D09" w:rsidR="7D726538" w:rsidRPr="001677D2" w:rsidRDefault="7D726538" w:rsidP="009F034B">
            <w:pPr>
              <w:spacing w:before="0" w:after="0" w:line="240" w:lineRule="auto"/>
              <w:rPr>
                <w:rFonts w:eastAsia="Aptos"/>
                <w:sz w:val="22"/>
                <w:szCs w:val="22"/>
              </w:rPr>
              <w:pPrChange w:id="45" w:author="rahul.sundrani@stealth-us.com" w:date="2024-09-16T16:50:00Z">
                <w:pPr/>
              </w:pPrChange>
            </w:pPr>
            <w:ins w:id="46" w:author="rahul.sundrani@stealth-us.com" w:date="2024-09-16T16:50:00Z">
              <w:r w:rsidRPr="3BEA2001">
                <w:rPr>
                  <w:rFonts w:eastAsia="Aptos"/>
                  <w:sz w:val="22"/>
                  <w:szCs w:val="22"/>
                </w:rPr>
                <w:t xml:space="preserve">Current </w:t>
              </w:r>
            </w:ins>
            <w:ins w:id="47" w:author="rahul.sundrani@stealth-us.com" w:date="2024-09-16T16:51:00Z">
              <w:r w:rsidR="229779CC" w:rsidRPr="3BEA2001">
                <w:rPr>
                  <w:rFonts w:eastAsia="Aptos"/>
                  <w:sz w:val="22"/>
                  <w:szCs w:val="22"/>
                </w:rPr>
                <w:t>Redbook</w:t>
              </w:r>
            </w:ins>
            <w:ins w:id="48" w:author="rahul.sundrani@stealth-us.com" w:date="2024-09-16T16:50:00Z">
              <w:r w:rsidRPr="3BEA2001">
                <w:rPr>
                  <w:rFonts w:eastAsia="Aptos"/>
                  <w:sz w:val="22"/>
                  <w:szCs w:val="22"/>
                </w:rPr>
                <w:t xml:space="preserve"> </w:t>
              </w:r>
            </w:ins>
            <w:ins w:id="49" w:author="rahul.sundrani@stealth-us.com" w:date="2024-09-16T17:09:00Z">
              <w:r w:rsidR="5C800EE1" w:rsidRPr="3BEA2001">
                <w:rPr>
                  <w:rFonts w:eastAsia="Aptos"/>
                  <w:sz w:val="22"/>
                  <w:szCs w:val="22"/>
                </w:rPr>
                <w:t>PDF</w:t>
              </w:r>
            </w:ins>
            <w:ins w:id="50" w:author="rahul.sundrani@stealth-us.com" w:date="2024-09-16T16:50:00Z">
              <w:r w:rsidRPr="3BEA2001">
                <w:rPr>
                  <w:rFonts w:eastAsia="Aptos"/>
                  <w:sz w:val="22"/>
                  <w:szCs w:val="22"/>
                </w:rPr>
                <w:t xml:space="preserve"> Structure</w:t>
              </w:r>
            </w:ins>
          </w:p>
        </w:tc>
        <w:tc>
          <w:tcPr>
            <w:tcW w:w="7390" w:type="dxa"/>
            <w:tcBorders>
              <w:top w:val="single" w:sz="8" w:space="0" w:color="0F9ED5"/>
              <w:left w:val="nil"/>
              <w:bottom w:val="nil"/>
              <w:right w:val="single" w:sz="8" w:space="0" w:color="0F9ED5"/>
            </w:tcBorders>
            <w:shd w:val="clear" w:color="auto" w:fill="0F9ED5"/>
            <w:tcMar>
              <w:left w:w="108" w:type="dxa"/>
              <w:right w:w="108" w:type="dxa"/>
            </w:tcMar>
          </w:tcPr>
          <w:p w14:paraId="5141D671" w14:textId="1155B073" w:rsidR="7D726538" w:rsidRPr="001677D2" w:rsidRDefault="49E3EE7D" w:rsidP="009F034B">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Aptos"/>
                <w:sz w:val="22"/>
                <w:szCs w:val="22"/>
              </w:rPr>
              <w:pPrChange w:id="51" w:author="rahul.sundrani@stealth-us.com" w:date="2024-09-16T16:50:00Z">
                <w:pPr>
                  <w:cnfStyle w:val="100000000000" w:firstRow="1" w:lastRow="0" w:firstColumn="0" w:lastColumn="0" w:oddVBand="0" w:evenVBand="0" w:oddHBand="0" w:evenHBand="0" w:firstRowFirstColumn="0" w:firstRowLastColumn="0" w:lastRowFirstColumn="0" w:lastRowLastColumn="0"/>
                </w:pPr>
              </w:pPrChange>
            </w:pPr>
            <w:ins w:id="52" w:author="rahul.sundrani@stealth-us.com" w:date="2024-09-16T17:09:00Z">
              <w:r w:rsidRPr="3BEA2001">
                <w:rPr>
                  <w:rFonts w:eastAsia="Aptos"/>
                  <w:sz w:val="22"/>
                  <w:szCs w:val="22"/>
                </w:rPr>
                <w:t xml:space="preserve">Mapping to </w:t>
              </w:r>
            </w:ins>
            <w:ins w:id="53" w:author="rahul.sundrani@stealth-us.com" w:date="2024-09-16T16:50:00Z">
              <w:r w:rsidR="7D726538" w:rsidRPr="3BEA2001">
                <w:rPr>
                  <w:rFonts w:eastAsia="Aptos"/>
                  <w:sz w:val="22"/>
                  <w:szCs w:val="22"/>
                </w:rPr>
                <w:t>Drupal Components</w:t>
              </w:r>
            </w:ins>
          </w:p>
        </w:tc>
      </w:tr>
      <w:tr w:rsidR="7D726538" w14:paraId="1B098536" w14:textId="77777777" w:rsidTr="00C3258B">
        <w:trPr>
          <w:cnfStyle w:val="000000100000" w:firstRow="0" w:lastRow="0" w:firstColumn="0" w:lastColumn="0" w:oddVBand="0" w:evenVBand="0" w:oddHBand="1" w:evenHBand="0" w:firstRowFirstColumn="0" w:firstRowLastColumn="0" w:lastRowFirstColumn="0" w:lastRowLastColumn="0"/>
          <w:trHeight w:val="300"/>
          <w:ins w:id="54"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single" w:sz="8" w:space="0" w:color="0F9ED5"/>
            </w:tcBorders>
            <w:tcMar>
              <w:left w:w="108" w:type="dxa"/>
              <w:right w:w="108" w:type="dxa"/>
            </w:tcMar>
          </w:tcPr>
          <w:p w14:paraId="2EF8D0DF" w14:textId="4A9D8FA0" w:rsidR="7D726538" w:rsidRPr="001677D2" w:rsidRDefault="7D726538" w:rsidP="009F034B">
            <w:pPr>
              <w:spacing w:before="0" w:after="0" w:line="240" w:lineRule="auto"/>
              <w:rPr>
                <w:rFonts w:eastAsia="Aptos"/>
                <w:color w:val="000000"/>
                <w:sz w:val="22"/>
                <w:szCs w:val="22"/>
              </w:rPr>
              <w:pPrChange w:id="55" w:author="rahul.sundrani@stealth-us.com" w:date="2024-09-16T16:50:00Z">
                <w:pPr/>
              </w:pPrChange>
            </w:pPr>
            <w:ins w:id="56" w:author="rahul.sundrani@stealth-us.com" w:date="2024-09-16T16:50:00Z">
              <w:r w:rsidRPr="001677D2">
                <w:rPr>
                  <w:rFonts w:eastAsia="Aptos"/>
                  <w:color w:val="000000"/>
                  <w:sz w:val="22"/>
                  <w:szCs w:val="22"/>
                </w:rPr>
                <w:t>Manual Title</w:t>
              </w:r>
            </w:ins>
          </w:p>
        </w:tc>
        <w:tc>
          <w:tcPr>
            <w:tcW w:w="7390" w:type="dxa"/>
            <w:tcBorders>
              <w:top w:val="single" w:sz="8" w:space="0" w:color="0F9ED5"/>
              <w:left w:val="nil"/>
              <w:bottom w:val="single" w:sz="8" w:space="0" w:color="0F9ED5"/>
              <w:right w:val="single" w:sz="8" w:space="0" w:color="0F9ED5"/>
            </w:tcBorders>
            <w:tcMar>
              <w:left w:w="108" w:type="dxa"/>
              <w:right w:w="108" w:type="dxa"/>
            </w:tcMar>
          </w:tcPr>
          <w:p w14:paraId="465281E7" w14:textId="49FB1EF3" w:rsidR="7D726538" w:rsidRPr="001677D2" w:rsidRDefault="7D726538" w:rsidP="009F034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ptos"/>
                <w:sz w:val="22"/>
                <w:szCs w:val="22"/>
              </w:rPr>
              <w:pPrChange w:id="57" w:author="rahul.sundrani@stealth-us.com" w:date="2024-09-16T16:50:00Z">
                <w:pPr>
                  <w:cnfStyle w:val="000000100000" w:firstRow="0" w:lastRow="0" w:firstColumn="0" w:lastColumn="0" w:oddVBand="0" w:evenVBand="0" w:oddHBand="1" w:evenHBand="0" w:firstRowFirstColumn="0" w:firstRowLastColumn="0" w:lastRowFirstColumn="0" w:lastRowLastColumn="0"/>
                </w:pPr>
              </w:pPrChange>
            </w:pPr>
            <w:ins w:id="58" w:author="rahul.sundrani@stealth-us.com" w:date="2024-09-16T16:50:00Z">
              <w:r w:rsidRPr="001677D2">
                <w:rPr>
                  <w:rFonts w:eastAsia="Aptos"/>
                  <w:sz w:val="22"/>
                  <w:szCs w:val="22"/>
                </w:rPr>
                <w:t xml:space="preserve">Drupal </w:t>
              </w:r>
              <w:r w:rsidRPr="001677D2">
                <w:rPr>
                  <w:rFonts w:eastAsia="Aptos"/>
                  <w:b/>
                  <w:bCs/>
                  <w:sz w:val="22"/>
                  <w:szCs w:val="22"/>
                </w:rPr>
                <w:t>Landing Page</w:t>
              </w:r>
              <w:r w:rsidRPr="001677D2">
                <w:rPr>
                  <w:rFonts w:eastAsia="Aptos"/>
                  <w:sz w:val="22"/>
                  <w:szCs w:val="22"/>
                </w:rPr>
                <w:t>: A single landing page or homepage for the entire manual.</w:t>
              </w:r>
            </w:ins>
          </w:p>
        </w:tc>
      </w:tr>
      <w:tr w:rsidR="7D726538" w14:paraId="547B7326" w14:textId="77777777" w:rsidTr="00C3258B">
        <w:trPr>
          <w:trHeight w:val="300"/>
          <w:ins w:id="59"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nil"/>
            </w:tcBorders>
            <w:tcMar>
              <w:left w:w="108" w:type="dxa"/>
              <w:right w:w="108" w:type="dxa"/>
            </w:tcMar>
          </w:tcPr>
          <w:p w14:paraId="599DE4B6" w14:textId="25CEEB28" w:rsidR="7D726538" w:rsidRPr="001677D2" w:rsidRDefault="7D726538" w:rsidP="009F034B">
            <w:pPr>
              <w:spacing w:before="0" w:after="0" w:line="240" w:lineRule="auto"/>
              <w:rPr>
                <w:rFonts w:eastAsia="Aptos"/>
                <w:color w:val="000000"/>
                <w:sz w:val="22"/>
                <w:szCs w:val="22"/>
              </w:rPr>
              <w:pPrChange w:id="60" w:author="rahul.sundrani@stealth-us.com" w:date="2024-09-16T16:50:00Z">
                <w:pPr/>
              </w:pPrChange>
            </w:pPr>
            <w:ins w:id="61" w:author="rahul.sundrani@stealth-us.com" w:date="2024-09-16T16:50:00Z">
              <w:r w:rsidRPr="001677D2">
                <w:rPr>
                  <w:rFonts w:eastAsia="Aptos"/>
                  <w:color w:val="000000"/>
                  <w:sz w:val="22"/>
                  <w:szCs w:val="22"/>
                </w:rPr>
                <w:t xml:space="preserve">Chapters </w:t>
              </w:r>
            </w:ins>
          </w:p>
        </w:tc>
        <w:tc>
          <w:tcPr>
            <w:tcW w:w="7390" w:type="dxa"/>
            <w:tcBorders>
              <w:top w:val="single" w:sz="8" w:space="0" w:color="0F9ED5"/>
              <w:left w:val="nil"/>
              <w:bottom w:val="nil"/>
              <w:right w:val="single" w:sz="8" w:space="0" w:color="0F9ED5"/>
            </w:tcBorders>
            <w:tcMar>
              <w:left w:w="108" w:type="dxa"/>
              <w:right w:w="108" w:type="dxa"/>
            </w:tcMar>
          </w:tcPr>
          <w:p w14:paraId="602AAE43" w14:textId="08C6CA16" w:rsidR="7D726538" w:rsidRPr="001677D2" w:rsidRDefault="7D726538" w:rsidP="009F034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ptos"/>
                <w:sz w:val="22"/>
                <w:szCs w:val="22"/>
              </w:rPr>
              <w:pPrChange w:id="62" w:author="rahul.sundrani@stealth-us.com" w:date="2024-09-16T16:50:00Z">
                <w:pPr>
                  <w:cnfStyle w:val="000000000000" w:firstRow="0" w:lastRow="0" w:firstColumn="0" w:lastColumn="0" w:oddVBand="0" w:evenVBand="0" w:oddHBand="0" w:evenHBand="0" w:firstRowFirstColumn="0" w:firstRowLastColumn="0" w:lastRowFirstColumn="0" w:lastRowLastColumn="0"/>
                </w:pPr>
              </w:pPrChange>
            </w:pPr>
            <w:ins w:id="63" w:author="rahul.sundrani@stealth-us.com" w:date="2024-09-16T16:50:00Z">
              <w:r w:rsidRPr="001677D2">
                <w:rPr>
                  <w:rFonts w:eastAsia="Aptos"/>
                  <w:b/>
                  <w:bCs/>
                  <w:sz w:val="22"/>
                  <w:szCs w:val="22"/>
                </w:rPr>
                <w:t>Content Types</w:t>
              </w:r>
              <w:r w:rsidRPr="001677D2">
                <w:rPr>
                  <w:rFonts w:eastAsia="Aptos"/>
                  <w:sz w:val="22"/>
                  <w:szCs w:val="22"/>
                </w:rPr>
                <w:t>: Each chapter will be a unique node under the custom content type "Chapter." Each node will have its own unique URL.</w:t>
              </w:r>
            </w:ins>
          </w:p>
        </w:tc>
      </w:tr>
      <w:tr w:rsidR="7D726538" w14:paraId="0FCDF982" w14:textId="77777777" w:rsidTr="00C3258B">
        <w:trPr>
          <w:cnfStyle w:val="000000100000" w:firstRow="0" w:lastRow="0" w:firstColumn="0" w:lastColumn="0" w:oddVBand="0" w:evenVBand="0" w:oddHBand="1" w:evenHBand="0" w:firstRowFirstColumn="0" w:firstRowLastColumn="0" w:lastRowFirstColumn="0" w:lastRowLastColumn="0"/>
          <w:trHeight w:val="300"/>
          <w:ins w:id="64"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single" w:sz="8" w:space="0" w:color="0F9ED5"/>
            </w:tcBorders>
            <w:tcMar>
              <w:left w:w="108" w:type="dxa"/>
              <w:right w:w="108" w:type="dxa"/>
            </w:tcMar>
          </w:tcPr>
          <w:p w14:paraId="485DC694" w14:textId="7F0B63D8" w:rsidR="7D726538" w:rsidRPr="001677D2" w:rsidRDefault="7D726538" w:rsidP="009F034B">
            <w:pPr>
              <w:spacing w:before="0" w:after="0" w:line="240" w:lineRule="auto"/>
              <w:rPr>
                <w:rFonts w:eastAsia="Aptos"/>
                <w:color w:val="000000"/>
                <w:sz w:val="22"/>
                <w:szCs w:val="22"/>
              </w:rPr>
              <w:pPrChange w:id="65" w:author="rahul.sundrani@stealth-us.com" w:date="2024-09-16T16:50:00Z">
                <w:pPr/>
              </w:pPrChange>
            </w:pPr>
            <w:ins w:id="66" w:author="rahul.sundrani@stealth-us.com" w:date="2024-09-16T16:50:00Z">
              <w:r w:rsidRPr="001677D2">
                <w:rPr>
                  <w:rFonts w:eastAsia="Aptos"/>
                  <w:color w:val="000000"/>
                  <w:sz w:val="22"/>
                  <w:szCs w:val="22"/>
                </w:rPr>
                <w:t>Sections within Chapters</w:t>
              </w:r>
            </w:ins>
          </w:p>
        </w:tc>
        <w:tc>
          <w:tcPr>
            <w:tcW w:w="7390" w:type="dxa"/>
            <w:tcBorders>
              <w:top w:val="single" w:sz="8" w:space="0" w:color="0F9ED5"/>
              <w:left w:val="nil"/>
              <w:bottom w:val="single" w:sz="8" w:space="0" w:color="0F9ED5"/>
              <w:right w:val="single" w:sz="8" w:space="0" w:color="0F9ED5"/>
            </w:tcBorders>
            <w:tcMar>
              <w:left w:w="108" w:type="dxa"/>
              <w:right w:w="108" w:type="dxa"/>
            </w:tcMar>
          </w:tcPr>
          <w:p w14:paraId="3777F179" w14:textId="751C2E79" w:rsidR="7D726538" w:rsidRPr="001677D2" w:rsidRDefault="7D726538" w:rsidP="009F034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ptos"/>
                <w:sz w:val="22"/>
                <w:szCs w:val="22"/>
              </w:rPr>
              <w:pPrChange w:id="67" w:author="rahul.sundrani@stealth-us.com" w:date="2024-09-16T16:50:00Z">
                <w:pPr>
                  <w:cnfStyle w:val="000000100000" w:firstRow="0" w:lastRow="0" w:firstColumn="0" w:lastColumn="0" w:oddVBand="0" w:evenVBand="0" w:oddHBand="1" w:evenHBand="0" w:firstRowFirstColumn="0" w:firstRowLastColumn="0" w:lastRowFirstColumn="0" w:lastRowLastColumn="0"/>
                </w:pPr>
              </w:pPrChange>
            </w:pPr>
            <w:ins w:id="68" w:author="rahul.sundrani@stealth-us.com" w:date="2024-09-16T16:50:00Z">
              <w:r w:rsidRPr="001677D2">
                <w:rPr>
                  <w:rFonts w:eastAsia="Aptos"/>
                  <w:b/>
                  <w:bCs/>
                  <w:sz w:val="22"/>
                  <w:szCs w:val="22"/>
                </w:rPr>
                <w:t>Subsections as Drupal Nodes</w:t>
              </w:r>
              <w:r w:rsidRPr="001677D2">
                <w:rPr>
                  <w:rFonts w:eastAsia="Aptos"/>
                  <w:sz w:val="22"/>
                  <w:szCs w:val="22"/>
                </w:rPr>
                <w:t>: Sections under each chapter will be created as distinct nodes and interlinked via entity references. These sections will also have their own URLs for deep linking.</w:t>
              </w:r>
            </w:ins>
          </w:p>
        </w:tc>
      </w:tr>
      <w:tr w:rsidR="7D726538" w14:paraId="421B3E33" w14:textId="77777777" w:rsidTr="00C3258B">
        <w:trPr>
          <w:trHeight w:val="300"/>
          <w:ins w:id="69"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nil"/>
            </w:tcBorders>
            <w:tcMar>
              <w:left w:w="108" w:type="dxa"/>
              <w:right w:w="108" w:type="dxa"/>
            </w:tcMar>
          </w:tcPr>
          <w:p w14:paraId="74840055" w14:textId="41FAF4D4" w:rsidR="7D726538" w:rsidRPr="001677D2" w:rsidRDefault="7D726538" w:rsidP="009F034B">
            <w:pPr>
              <w:spacing w:before="0" w:after="0" w:line="240" w:lineRule="auto"/>
              <w:rPr>
                <w:rFonts w:eastAsia="Aptos"/>
                <w:color w:val="000000"/>
                <w:sz w:val="22"/>
                <w:szCs w:val="22"/>
              </w:rPr>
              <w:pPrChange w:id="70" w:author="rahul.sundrani@stealth-us.com" w:date="2024-09-16T16:50:00Z">
                <w:pPr/>
              </w:pPrChange>
            </w:pPr>
            <w:ins w:id="71" w:author="rahul.sundrani@stealth-us.com" w:date="2024-09-16T16:50:00Z">
              <w:r w:rsidRPr="001677D2">
                <w:rPr>
                  <w:rFonts w:eastAsia="Aptos"/>
                  <w:color w:val="000000"/>
                  <w:sz w:val="22"/>
                  <w:szCs w:val="22"/>
                </w:rPr>
                <w:t>Subsections (e.g., 1.1 Authority and Functions Directed by the Secretary)</w:t>
              </w:r>
            </w:ins>
          </w:p>
        </w:tc>
        <w:tc>
          <w:tcPr>
            <w:tcW w:w="7390" w:type="dxa"/>
            <w:tcBorders>
              <w:top w:val="single" w:sz="8" w:space="0" w:color="0F9ED5"/>
              <w:left w:val="nil"/>
              <w:bottom w:val="nil"/>
              <w:right w:val="single" w:sz="8" w:space="0" w:color="0F9ED5"/>
            </w:tcBorders>
            <w:tcMar>
              <w:left w:w="108" w:type="dxa"/>
              <w:right w:w="108" w:type="dxa"/>
            </w:tcMar>
          </w:tcPr>
          <w:p w14:paraId="56C08524" w14:textId="32B0492C" w:rsidR="7D726538" w:rsidRPr="001677D2" w:rsidRDefault="7D726538" w:rsidP="009F034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ptos"/>
                <w:sz w:val="22"/>
                <w:szCs w:val="22"/>
              </w:rPr>
              <w:pPrChange w:id="72" w:author="rahul.sundrani@stealth-us.com" w:date="2024-09-16T16:50:00Z">
                <w:pPr>
                  <w:cnfStyle w:val="000000000000" w:firstRow="0" w:lastRow="0" w:firstColumn="0" w:lastColumn="0" w:oddVBand="0" w:evenVBand="0" w:oddHBand="0" w:evenHBand="0" w:firstRowFirstColumn="0" w:firstRowLastColumn="0" w:lastRowFirstColumn="0" w:lastRowLastColumn="0"/>
                </w:pPr>
              </w:pPrChange>
            </w:pPr>
            <w:ins w:id="73" w:author="rahul.sundrani@stealth-us.com" w:date="2024-09-16T16:50:00Z">
              <w:r w:rsidRPr="001677D2">
                <w:rPr>
                  <w:rFonts w:eastAsia="Aptos"/>
                  <w:b/>
                  <w:bCs/>
                  <w:sz w:val="22"/>
                  <w:szCs w:val="22"/>
                </w:rPr>
                <w:t>Taxonomy Terms</w:t>
              </w:r>
              <w:r w:rsidRPr="001677D2">
                <w:rPr>
                  <w:rFonts w:eastAsia="Aptos"/>
                  <w:sz w:val="22"/>
                  <w:szCs w:val="22"/>
                </w:rPr>
                <w:t>: A hierarchy of terms will be created to tag content for filtering, search, and organization (e.g., "Authority," "Functions").</w:t>
              </w:r>
            </w:ins>
          </w:p>
        </w:tc>
      </w:tr>
      <w:tr w:rsidR="7D726538" w14:paraId="0959E58A" w14:textId="77777777" w:rsidTr="00C3258B">
        <w:trPr>
          <w:cnfStyle w:val="000000100000" w:firstRow="0" w:lastRow="0" w:firstColumn="0" w:lastColumn="0" w:oddVBand="0" w:evenVBand="0" w:oddHBand="1" w:evenHBand="0" w:firstRowFirstColumn="0" w:firstRowLastColumn="0" w:lastRowFirstColumn="0" w:lastRowLastColumn="0"/>
          <w:trHeight w:val="300"/>
          <w:ins w:id="74"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single" w:sz="8" w:space="0" w:color="0F9ED5"/>
            </w:tcBorders>
            <w:tcMar>
              <w:left w:w="108" w:type="dxa"/>
              <w:right w:w="108" w:type="dxa"/>
            </w:tcMar>
          </w:tcPr>
          <w:p w14:paraId="4BC8D899" w14:textId="04684CCE" w:rsidR="7D726538" w:rsidRPr="001677D2" w:rsidRDefault="7D726538" w:rsidP="009F034B">
            <w:pPr>
              <w:spacing w:before="0" w:after="0" w:line="240" w:lineRule="auto"/>
              <w:rPr>
                <w:rFonts w:eastAsia="Aptos"/>
                <w:color w:val="000000"/>
                <w:sz w:val="22"/>
                <w:szCs w:val="22"/>
              </w:rPr>
              <w:pPrChange w:id="75" w:author="rahul.sundrani@stealth-us.com" w:date="2024-09-16T16:50:00Z">
                <w:pPr/>
              </w:pPrChange>
            </w:pPr>
            <w:ins w:id="76" w:author="rahul.sundrani@stealth-us.com" w:date="2024-09-16T16:50:00Z">
              <w:r w:rsidRPr="001677D2">
                <w:rPr>
                  <w:rFonts w:eastAsia="Aptos"/>
                  <w:color w:val="000000"/>
                  <w:sz w:val="22"/>
                  <w:szCs w:val="22"/>
                </w:rPr>
                <w:t>Tables (e.g., frequency charts)</w:t>
              </w:r>
            </w:ins>
          </w:p>
        </w:tc>
        <w:tc>
          <w:tcPr>
            <w:tcW w:w="7390" w:type="dxa"/>
            <w:tcBorders>
              <w:top w:val="single" w:sz="8" w:space="0" w:color="0F9ED5"/>
              <w:left w:val="nil"/>
              <w:bottom w:val="single" w:sz="8" w:space="0" w:color="0F9ED5"/>
              <w:right w:val="single" w:sz="8" w:space="0" w:color="0F9ED5"/>
            </w:tcBorders>
            <w:tcMar>
              <w:left w:w="108" w:type="dxa"/>
              <w:right w:w="108" w:type="dxa"/>
            </w:tcMar>
          </w:tcPr>
          <w:p w14:paraId="46BF999E" w14:textId="46451E72" w:rsidR="7D726538" w:rsidRPr="001677D2" w:rsidRDefault="7D726538" w:rsidP="009F034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ptos"/>
                <w:sz w:val="22"/>
                <w:szCs w:val="22"/>
              </w:rPr>
              <w:pPrChange w:id="77" w:author="rahul.sundrani@stealth-us.com" w:date="2024-09-16T16:50:00Z">
                <w:pPr>
                  <w:cnfStyle w:val="000000100000" w:firstRow="0" w:lastRow="0" w:firstColumn="0" w:lastColumn="0" w:oddVBand="0" w:evenVBand="0" w:oddHBand="1" w:evenHBand="0" w:firstRowFirstColumn="0" w:firstRowLastColumn="0" w:lastRowFirstColumn="0" w:lastRowLastColumn="0"/>
                </w:pPr>
              </w:pPrChange>
            </w:pPr>
            <w:ins w:id="78" w:author="rahul.sundrani@stealth-us.com" w:date="2024-09-16T16:50:00Z">
              <w:r w:rsidRPr="001677D2">
                <w:rPr>
                  <w:rFonts w:eastAsia="Aptos"/>
                  <w:b/>
                  <w:bCs/>
                  <w:sz w:val="22"/>
                  <w:szCs w:val="22"/>
                </w:rPr>
                <w:t>Structured Data Fields</w:t>
              </w:r>
              <w:r w:rsidRPr="001677D2">
                <w:rPr>
                  <w:rFonts w:eastAsia="Aptos"/>
                  <w:sz w:val="22"/>
                  <w:szCs w:val="22"/>
                </w:rPr>
                <w:t xml:space="preserve">: Tables will be stored as structured data using Drupal’s content types or fields for tabular data, allowing for advanced sorting, filtering, and searching. This ensures tables are treated as </w:t>
              </w:r>
              <w:proofErr w:type="spellStart"/>
              <w:r w:rsidRPr="001677D2">
                <w:rPr>
                  <w:rFonts w:eastAsia="Aptos"/>
                  <w:sz w:val="22"/>
                  <w:szCs w:val="22"/>
                </w:rPr>
                <w:t>queryable</w:t>
              </w:r>
              <w:proofErr w:type="spellEnd"/>
              <w:r w:rsidRPr="001677D2">
                <w:rPr>
                  <w:rFonts w:eastAsia="Aptos"/>
                  <w:sz w:val="22"/>
                  <w:szCs w:val="22"/>
                </w:rPr>
                <w:t xml:space="preserve"> data rather than static content.</w:t>
              </w:r>
            </w:ins>
            <w:r w:rsidR="00EC1047" w:rsidRPr="001677D2">
              <w:rPr>
                <w:rFonts w:eastAsia="Aptos"/>
                <w:sz w:val="22"/>
                <w:szCs w:val="22"/>
              </w:rPr>
              <w:t xml:space="preserve"> Create Visualizations</w:t>
            </w:r>
            <w:r w:rsidR="009D2B20" w:rsidRPr="001677D2">
              <w:rPr>
                <w:rFonts w:eastAsia="Aptos"/>
                <w:sz w:val="22"/>
                <w:szCs w:val="22"/>
              </w:rPr>
              <w:t xml:space="preserve"> of key tables </w:t>
            </w:r>
            <w:r w:rsidR="006425BF" w:rsidRPr="001677D2">
              <w:rPr>
                <w:rFonts w:eastAsia="Aptos"/>
                <w:sz w:val="22"/>
                <w:szCs w:val="22"/>
              </w:rPr>
              <w:t>such as frequency charts to improve user interactions.</w:t>
            </w:r>
          </w:p>
        </w:tc>
      </w:tr>
      <w:tr w:rsidR="7D726538" w14:paraId="74D3B97F" w14:textId="77777777" w:rsidTr="00C3258B">
        <w:trPr>
          <w:trHeight w:val="718"/>
          <w:ins w:id="79"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nil"/>
            </w:tcBorders>
            <w:tcMar>
              <w:left w:w="108" w:type="dxa"/>
              <w:right w:w="108" w:type="dxa"/>
            </w:tcMar>
          </w:tcPr>
          <w:p w14:paraId="4F115B84" w14:textId="1AC3E2A4" w:rsidR="7D726538" w:rsidRPr="001677D2" w:rsidRDefault="7D726538" w:rsidP="009F034B">
            <w:pPr>
              <w:spacing w:before="0" w:after="0" w:line="240" w:lineRule="auto"/>
              <w:rPr>
                <w:rFonts w:eastAsia="Aptos"/>
                <w:color w:val="000000"/>
                <w:sz w:val="22"/>
                <w:szCs w:val="22"/>
              </w:rPr>
              <w:pPrChange w:id="80" w:author="rahul.sundrani@stealth-us.com" w:date="2024-09-16T16:50:00Z">
                <w:pPr/>
              </w:pPrChange>
            </w:pPr>
            <w:ins w:id="81" w:author="rahul.sundrani@stealth-us.com" w:date="2024-09-16T16:50:00Z">
              <w:r w:rsidRPr="001677D2">
                <w:rPr>
                  <w:rFonts w:eastAsia="Aptos"/>
                  <w:color w:val="000000"/>
                  <w:sz w:val="22"/>
                  <w:szCs w:val="22"/>
                </w:rPr>
                <w:t>Figures and Appendices</w:t>
              </w:r>
            </w:ins>
          </w:p>
        </w:tc>
        <w:tc>
          <w:tcPr>
            <w:tcW w:w="7390" w:type="dxa"/>
            <w:tcBorders>
              <w:top w:val="single" w:sz="8" w:space="0" w:color="0F9ED5"/>
              <w:left w:val="nil"/>
              <w:bottom w:val="nil"/>
              <w:right w:val="single" w:sz="8" w:space="0" w:color="0F9ED5"/>
            </w:tcBorders>
            <w:tcMar>
              <w:left w:w="108" w:type="dxa"/>
              <w:right w:w="108" w:type="dxa"/>
            </w:tcMar>
          </w:tcPr>
          <w:p w14:paraId="50949C0C" w14:textId="5734998E" w:rsidR="7D726538" w:rsidRPr="001677D2" w:rsidRDefault="7D726538" w:rsidP="009F034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ptos"/>
                <w:sz w:val="22"/>
                <w:szCs w:val="22"/>
              </w:rPr>
              <w:pPrChange w:id="82" w:author="rahul.sundrani@stealth-us.com" w:date="2024-09-16T16:50:00Z">
                <w:pPr>
                  <w:cnfStyle w:val="000000000000" w:firstRow="0" w:lastRow="0" w:firstColumn="0" w:lastColumn="0" w:oddVBand="0" w:evenVBand="0" w:oddHBand="0" w:evenHBand="0" w:firstRowFirstColumn="0" w:firstRowLastColumn="0" w:lastRowFirstColumn="0" w:lastRowLastColumn="0"/>
                </w:pPr>
              </w:pPrChange>
            </w:pPr>
            <w:ins w:id="83" w:author="rahul.sundrani@stealth-us.com" w:date="2024-09-16T16:50:00Z">
              <w:r w:rsidRPr="001677D2">
                <w:rPr>
                  <w:rFonts w:eastAsia="Aptos"/>
                  <w:b/>
                  <w:bCs/>
                  <w:sz w:val="22"/>
                  <w:szCs w:val="22"/>
                </w:rPr>
                <w:t>Media Entities</w:t>
              </w:r>
              <w:r w:rsidRPr="001677D2">
                <w:rPr>
                  <w:rFonts w:eastAsia="Aptos"/>
                  <w:sz w:val="22"/>
                  <w:szCs w:val="22"/>
                </w:rPr>
                <w:t xml:space="preserve">: Use Drupal's </w:t>
              </w:r>
              <w:r w:rsidRPr="001677D2">
                <w:rPr>
                  <w:rFonts w:eastAsia="Aptos"/>
                  <w:b/>
                  <w:bCs/>
                  <w:sz w:val="22"/>
                  <w:szCs w:val="22"/>
                </w:rPr>
                <w:t>Media Module</w:t>
              </w:r>
              <w:r w:rsidRPr="001677D2">
                <w:rPr>
                  <w:rFonts w:eastAsia="Aptos"/>
                  <w:sz w:val="22"/>
                  <w:szCs w:val="22"/>
                </w:rPr>
                <w:t xml:space="preserve"> to handle non-text elements like figures and appendices, allowing proper referencing and embedding within chapters and sections. </w:t>
              </w:r>
            </w:ins>
            <w:r w:rsidR="009666F9">
              <w:rPr>
                <w:rFonts w:eastAsia="Aptos"/>
                <w:sz w:val="22"/>
                <w:szCs w:val="22"/>
              </w:rPr>
              <w:t>Media</w:t>
            </w:r>
            <w:ins w:id="84" w:author="rahul.sundrani@stealth-us.com" w:date="2024-09-16T16:50:00Z">
              <w:r w:rsidRPr="001677D2">
                <w:rPr>
                  <w:rFonts w:eastAsia="Aptos"/>
                  <w:sz w:val="22"/>
                  <w:szCs w:val="22"/>
                </w:rPr>
                <w:t xml:space="preserve"> file</w:t>
              </w:r>
            </w:ins>
            <w:r w:rsidR="009666F9">
              <w:rPr>
                <w:rFonts w:eastAsia="Aptos"/>
                <w:sz w:val="22"/>
                <w:szCs w:val="22"/>
              </w:rPr>
              <w:t>s</w:t>
            </w:r>
            <w:ins w:id="85" w:author="rahul.sundrani@stealth-us.com" w:date="2024-09-16T16:50:00Z">
              <w:r w:rsidRPr="001677D2">
                <w:rPr>
                  <w:rFonts w:eastAsia="Aptos"/>
                  <w:sz w:val="22"/>
                  <w:szCs w:val="22"/>
                </w:rPr>
                <w:t xml:space="preserve"> will have its own URL for reuse and linking.</w:t>
              </w:r>
            </w:ins>
          </w:p>
        </w:tc>
      </w:tr>
      <w:tr w:rsidR="7D726538" w14:paraId="690ADD29" w14:textId="77777777" w:rsidTr="00C3258B">
        <w:trPr>
          <w:cnfStyle w:val="000000100000" w:firstRow="0" w:lastRow="0" w:firstColumn="0" w:lastColumn="0" w:oddVBand="0" w:evenVBand="0" w:oddHBand="1" w:evenHBand="0" w:firstRowFirstColumn="0" w:firstRowLastColumn="0" w:lastRowFirstColumn="0" w:lastRowLastColumn="0"/>
          <w:trHeight w:val="300"/>
          <w:ins w:id="86"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single" w:sz="8" w:space="0" w:color="0F9ED5"/>
            </w:tcBorders>
            <w:tcMar>
              <w:left w:w="108" w:type="dxa"/>
              <w:right w:w="108" w:type="dxa"/>
            </w:tcMar>
          </w:tcPr>
          <w:p w14:paraId="130DFF8B" w14:textId="212AAC2F" w:rsidR="7D726538" w:rsidRPr="001677D2" w:rsidRDefault="7D726538" w:rsidP="009F034B">
            <w:pPr>
              <w:spacing w:before="0" w:after="0" w:line="240" w:lineRule="auto"/>
              <w:rPr>
                <w:rFonts w:eastAsia="Aptos"/>
                <w:color w:val="000000"/>
                <w:sz w:val="22"/>
                <w:szCs w:val="22"/>
              </w:rPr>
              <w:pPrChange w:id="87" w:author="rahul.sundrani@stealth-us.com" w:date="2024-09-16T16:50:00Z">
                <w:pPr/>
              </w:pPrChange>
            </w:pPr>
            <w:ins w:id="88" w:author="rahul.sundrani@stealth-us.com" w:date="2024-09-16T16:50:00Z">
              <w:r w:rsidRPr="001677D2">
                <w:rPr>
                  <w:rFonts w:eastAsia="Aptos"/>
                  <w:color w:val="000000"/>
                  <w:sz w:val="22"/>
                  <w:szCs w:val="22"/>
                </w:rPr>
                <w:t>Cross-references in the manual</w:t>
              </w:r>
            </w:ins>
          </w:p>
        </w:tc>
        <w:tc>
          <w:tcPr>
            <w:tcW w:w="7390" w:type="dxa"/>
            <w:tcBorders>
              <w:top w:val="single" w:sz="8" w:space="0" w:color="0F9ED5"/>
              <w:left w:val="nil"/>
              <w:bottom w:val="single" w:sz="8" w:space="0" w:color="0F9ED5"/>
              <w:right w:val="single" w:sz="8" w:space="0" w:color="0F9ED5"/>
            </w:tcBorders>
            <w:tcMar>
              <w:left w:w="108" w:type="dxa"/>
              <w:right w:w="108" w:type="dxa"/>
            </w:tcMar>
          </w:tcPr>
          <w:p w14:paraId="1BB18C8C" w14:textId="691F0621" w:rsidR="7D726538" w:rsidRPr="001677D2" w:rsidRDefault="7D726538" w:rsidP="009F034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Aptos"/>
                <w:sz w:val="22"/>
                <w:szCs w:val="22"/>
              </w:rPr>
              <w:pPrChange w:id="89" w:author="rahul.sundrani@stealth-us.com" w:date="2024-09-16T16:50:00Z">
                <w:pPr>
                  <w:cnfStyle w:val="000000100000" w:firstRow="0" w:lastRow="0" w:firstColumn="0" w:lastColumn="0" w:oddVBand="0" w:evenVBand="0" w:oddHBand="1" w:evenHBand="0" w:firstRowFirstColumn="0" w:firstRowLastColumn="0" w:lastRowFirstColumn="0" w:lastRowLastColumn="0"/>
                </w:pPr>
              </w:pPrChange>
            </w:pPr>
            <w:ins w:id="90" w:author="rahul.sundrani@stealth-us.com" w:date="2024-09-16T16:50:00Z">
              <w:r w:rsidRPr="001677D2">
                <w:rPr>
                  <w:rFonts w:eastAsia="Aptos"/>
                  <w:b/>
                  <w:bCs/>
                  <w:sz w:val="22"/>
                  <w:szCs w:val="22"/>
                </w:rPr>
                <w:t>Entity Reference Fields</w:t>
              </w:r>
              <w:r w:rsidRPr="001677D2">
                <w:rPr>
                  <w:rFonts w:eastAsia="Aptos"/>
                  <w:sz w:val="22"/>
                  <w:szCs w:val="22"/>
                </w:rPr>
                <w:t>: These fields will be used to interlink nodes (e.g., link Chapter 1 with a related Section 2.3.4, or a figure in Chapter 3).</w:t>
              </w:r>
            </w:ins>
          </w:p>
        </w:tc>
      </w:tr>
      <w:tr w:rsidR="7D726538" w14:paraId="351AE152" w14:textId="77777777" w:rsidTr="00C3258B">
        <w:trPr>
          <w:trHeight w:val="300"/>
          <w:ins w:id="91" w:author="rahul.sundrani@stealth-us.com" w:date="2024-09-16T16:50:00Z"/>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0F9ED5"/>
              <w:left w:val="single" w:sz="8" w:space="0" w:color="0F9ED5"/>
              <w:bottom w:val="single" w:sz="8" w:space="0" w:color="0F9ED5"/>
            </w:tcBorders>
            <w:tcMar>
              <w:left w:w="108" w:type="dxa"/>
              <w:right w:w="108" w:type="dxa"/>
            </w:tcMar>
          </w:tcPr>
          <w:p w14:paraId="49DE02E7" w14:textId="1E427848" w:rsidR="7D726538" w:rsidRPr="001677D2" w:rsidRDefault="7D726538" w:rsidP="009F034B">
            <w:pPr>
              <w:spacing w:before="0" w:after="0" w:line="240" w:lineRule="auto"/>
              <w:rPr>
                <w:rFonts w:eastAsia="Aptos"/>
                <w:color w:val="000000"/>
                <w:sz w:val="22"/>
                <w:szCs w:val="22"/>
              </w:rPr>
              <w:pPrChange w:id="92" w:author="rahul.sundrani@stealth-us.com" w:date="2024-09-16T16:50:00Z">
                <w:pPr/>
              </w:pPrChange>
            </w:pPr>
            <w:ins w:id="93" w:author="rahul.sundrani@stealth-us.com" w:date="2024-09-16T16:50:00Z">
              <w:r w:rsidRPr="001677D2">
                <w:rPr>
                  <w:rFonts w:eastAsia="Aptos"/>
                  <w:color w:val="000000"/>
                  <w:sz w:val="22"/>
                  <w:szCs w:val="22"/>
                </w:rPr>
                <w:t>Table of Contents</w:t>
              </w:r>
            </w:ins>
          </w:p>
        </w:tc>
        <w:tc>
          <w:tcPr>
            <w:tcW w:w="7390" w:type="dxa"/>
            <w:tcBorders>
              <w:top w:val="single" w:sz="8" w:space="0" w:color="0F9ED5"/>
              <w:left w:val="nil"/>
              <w:bottom w:val="single" w:sz="8" w:space="0" w:color="0F9ED5"/>
              <w:right w:val="single" w:sz="8" w:space="0" w:color="0F9ED5"/>
            </w:tcBorders>
            <w:tcMar>
              <w:left w:w="108" w:type="dxa"/>
              <w:right w:w="108" w:type="dxa"/>
            </w:tcMar>
          </w:tcPr>
          <w:p w14:paraId="310E5B7F" w14:textId="1B93E0BB" w:rsidR="7D726538" w:rsidRPr="001677D2" w:rsidRDefault="7D726538" w:rsidP="009F034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Aptos"/>
                <w:sz w:val="22"/>
                <w:szCs w:val="22"/>
              </w:rPr>
              <w:pPrChange w:id="94" w:author="rahul.sundrani@stealth-us.com" w:date="2024-09-16T16:50:00Z">
                <w:pPr>
                  <w:cnfStyle w:val="000000000000" w:firstRow="0" w:lastRow="0" w:firstColumn="0" w:lastColumn="0" w:oddVBand="0" w:evenVBand="0" w:oddHBand="0" w:evenHBand="0" w:firstRowFirstColumn="0" w:firstRowLastColumn="0" w:lastRowFirstColumn="0" w:lastRowLastColumn="0"/>
                </w:pPr>
              </w:pPrChange>
            </w:pPr>
            <w:ins w:id="95" w:author="rahul.sundrani@stealth-us.com" w:date="2024-09-16T16:50:00Z">
              <w:r w:rsidRPr="001677D2">
                <w:rPr>
                  <w:rFonts w:eastAsia="Aptos"/>
                  <w:b/>
                  <w:bCs/>
                  <w:sz w:val="22"/>
                  <w:szCs w:val="22"/>
                </w:rPr>
                <w:t>Custom Menu</w:t>
              </w:r>
              <w:r w:rsidRPr="001677D2">
                <w:rPr>
                  <w:rFonts w:eastAsia="Aptos"/>
                  <w:sz w:val="22"/>
                  <w:szCs w:val="22"/>
                </w:rPr>
                <w:t>: A hierarchical menu reflecting the manual's structure, providing easy navigation between chapters and sections.</w:t>
              </w:r>
            </w:ins>
          </w:p>
        </w:tc>
      </w:tr>
    </w:tbl>
    <w:p w14:paraId="411FCE24" w14:textId="42928422" w:rsidR="19D5DB9C" w:rsidRDefault="19D5DB9C">
      <w:pPr>
        <w:rPr>
          <w:del w:id="96" w:author="rahul.sundrani@stealth-us.com" w:date="2024-09-16T16:50:00Z" w16du:dateUtc="2024-09-16T16:50:13Z"/>
        </w:rPr>
      </w:pPr>
    </w:p>
    <w:p w14:paraId="6AED1474" w14:textId="6A2E18B2" w:rsidR="00EF02AF" w:rsidRDefault="000D48DE" w:rsidP="00EF02AF">
      <w:pPr>
        <w:rPr>
          <w:del w:id="97" w:author="rahul.sundrani@stealth-us.com" w:date="2024-09-16T16:50:00Z" w16du:dateUtc="2024-09-16T16:50:13Z"/>
        </w:rPr>
      </w:pPr>
      <w:del w:id="98" w:author="rahul.sundrani@stealth-us.com" w:date="2024-09-16T16:50:00Z">
        <w:r w:rsidRPr="00E4725A">
          <w:delText>Q</w:delText>
        </w:r>
        <w:r w:rsidR="0C981D4B">
          <w:delText xml:space="preserve">uick and easy extraction of structured data and its presentation in a </w:delText>
        </w:r>
        <w:r w:rsidR="505D795E">
          <w:delText>machine</w:delText>
        </w:r>
        <w:r w:rsidR="00EF02AF">
          <w:delText>-</w:delText>
        </w:r>
        <w:r w:rsidR="505D795E">
          <w:delText>friendly</w:delText>
        </w:r>
        <w:r w:rsidR="0C981D4B">
          <w:delText xml:space="preserve"> format</w:delText>
        </w:r>
        <w:r w:rsidR="006D0C68">
          <w:delText xml:space="preserve"> </w:delText>
        </w:r>
        <w:r w:rsidR="00052EED">
          <w:delText>allows the</w:delText>
        </w:r>
        <w:r w:rsidR="0C981D4B">
          <w:delText xml:space="preserve"> data </w:delText>
        </w:r>
        <w:r w:rsidR="00052EED">
          <w:delText>to</w:delText>
        </w:r>
        <w:r w:rsidR="0C981D4B">
          <w:delText xml:space="preserve"> be managed and displayed in a </w:delText>
        </w:r>
        <w:r w:rsidR="423D6D56">
          <w:delText>user</w:delText>
        </w:r>
        <w:r w:rsidR="00D60ABD">
          <w:delText>-</w:delText>
        </w:r>
        <w:r w:rsidR="423D6D56">
          <w:delText>friendly</w:delText>
        </w:r>
        <w:r w:rsidR="0C981D4B">
          <w:delText>, accessible manner.</w:delText>
        </w:r>
        <w:r w:rsidR="00EF02AF">
          <w:delText xml:space="preserve"> </w:delText>
        </w:r>
      </w:del>
    </w:p>
    <w:p w14:paraId="484DC925" w14:textId="5769F42C" w:rsidR="00CA5E93" w:rsidRDefault="0C981D4B" w:rsidP="00C0CCEB">
      <w:bookmarkStart w:id="99" w:name="_Toc177317383"/>
      <w:r w:rsidRPr="003C7F9F">
        <w:rPr>
          <w:b/>
          <w:i/>
        </w:rPr>
        <w:t>Data Extraction</w:t>
      </w:r>
      <w:bookmarkEnd w:id="99"/>
      <w:r w:rsidR="003C7F9F" w:rsidRPr="003C7F9F">
        <w:rPr>
          <w:b/>
          <w:bCs/>
          <w:i/>
          <w:iCs/>
        </w:rPr>
        <w:t>.</w:t>
      </w:r>
      <w:r w:rsidR="003C7F9F">
        <w:t xml:space="preserve"> </w:t>
      </w:r>
      <w:r w:rsidR="00C112FD">
        <w:t>T</w:t>
      </w:r>
      <w:r w:rsidR="00E061C9">
        <w:t>o</w:t>
      </w:r>
      <w:r>
        <w:t xml:space="preserve"> extract structured data</w:t>
      </w:r>
      <w:r w:rsidR="00C57F88">
        <w:t>,</w:t>
      </w:r>
      <w:r w:rsidR="008E6627">
        <w:t xml:space="preserve"> such as the Table of Frequency Allocations and channel plans</w:t>
      </w:r>
      <w:r w:rsidR="00C57F88">
        <w:t>,</w:t>
      </w:r>
      <w:r>
        <w:t xml:space="preserve"> from the current PDF</w:t>
      </w:r>
      <w:r w:rsidR="00873ECB">
        <w:t>-</w:t>
      </w:r>
      <w:r>
        <w:t>based Redbook</w:t>
      </w:r>
      <w:r w:rsidR="00C112FD">
        <w:t xml:space="preserve">, our </w:t>
      </w:r>
      <w:r w:rsidR="00386184">
        <w:t xml:space="preserve">automation-based approach </w:t>
      </w:r>
      <w:r w:rsidR="00EC23E0">
        <w:t xml:space="preserve">will </w:t>
      </w:r>
      <w:r>
        <w:t xml:space="preserve">reduce manual work and </w:t>
      </w:r>
      <w:r w:rsidR="005234EB">
        <w:t>increase</w:t>
      </w:r>
      <w:r>
        <w:t xml:space="preserve"> accuracy</w:t>
      </w:r>
      <w:r w:rsidR="00386184">
        <w:t>. T</w:t>
      </w:r>
      <w:r>
        <w:t xml:space="preserve">ools </w:t>
      </w:r>
      <w:r w:rsidR="00645F82">
        <w:t>such as</w:t>
      </w:r>
      <w:r>
        <w:t xml:space="preserve"> Optical Character Recognition</w:t>
      </w:r>
      <w:r w:rsidR="00645F82">
        <w:t xml:space="preserve"> (OCR</w:t>
      </w:r>
      <w:r>
        <w:t xml:space="preserve">) and </w:t>
      </w:r>
      <w:proofErr w:type="spellStart"/>
      <w:r>
        <w:t>dompdf</w:t>
      </w:r>
      <w:proofErr w:type="spellEnd"/>
      <w:r>
        <w:t xml:space="preserve"> will automate the extraction of tables and structured data from the static PDF. Custom scripts will convert the data into reusable formats such as CSV, JSON, or XML. These formats will allow for both human and machine consumption, </w:t>
      </w:r>
      <w:r w:rsidR="000136B9">
        <w:t>so</w:t>
      </w:r>
      <w:r>
        <w:t xml:space="preserve"> the data can be reused programmatically.</w:t>
      </w:r>
    </w:p>
    <w:tbl>
      <w:tblPr>
        <w:tblStyle w:val="RIVAtablestyle"/>
        <w:tblW w:w="0" w:type="auto"/>
        <w:tblLook w:val="04A0" w:firstRow="1" w:lastRow="0" w:firstColumn="1" w:lastColumn="0" w:noHBand="0" w:noVBand="1"/>
      </w:tblPr>
      <w:tblGrid>
        <w:gridCol w:w="1583"/>
        <w:gridCol w:w="7771"/>
      </w:tblGrid>
      <w:tr w:rsidR="00C16AAB" w:rsidRPr="00975D23" w14:paraId="1B3DEC5E" w14:textId="77777777" w:rsidTr="00C16AAB">
        <w:trPr>
          <w:cnfStyle w:val="100000000000" w:firstRow="1" w:lastRow="0" w:firstColumn="0" w:lastColumn="0" w:oddVBand="0" w:evenVBand="0" w:oddHBand="0" w:evenHBand="0" w:firstRowFirstColumn="0" w:firstRowLastColumn="0" w:lastRowFirstColumn="0" w:lastRowLastColumn="0"/>
        </w:trPr>
        <w:tc>
          <w:tcPr>
            <w:tcW w:w="1257" w:type="dxa"/>
          </w:tcPr>
          <w:p w14:paraId="1D5B51D9" w14:textId="62C3A1B6" w:rsidR="00C16AAB" w:rsidRPr="00975D23" w:rsidRDefault="005B20E2" w:rsidP="009F034B">
            <w:pPr>
              <w:pStyle w:val="Tableheading"/>
              <w:rPr>
                <w:sz w:val="20"/>
                <w:szCs w:val="20"/>
              </w:rPr>
            </w:pPr>
            <w:r w:rsidRPr="00975D23">
              <w:rPr>
                <w:sz w:val="20"/>
                <w:szCs w:val="20"/>
              </w:rPr>
              <w:t>Feature</w:t>
            </w:r>
          </w:p>
        </w:tc>
        <w:tc>
          <w:tcPr>
            <w:tcW w:w="8097" w:type="dxa"/>
          </w:tcPr>
          <w:p w14:paraId="535FBF62" w14:textId="43D5D27E" w:rsidR="00C16AAB" w:rsidRPr="00975D23" w:rsidRDefault="005B20E2" w:rsidP="009F034B">
            <w:pPr>
              <w:pStyle w:val="Tableheading"/>
              <w:rPr>
                <w:sz w:val="20"/>
                <w:szCs w:val="20"/>
              </w:rPr>
            </w:pPr>
            <w:r w:rsidRPr="00975D23">
              <w:rPr>
                <w:sz w:val="20"/>
                <w:szCs w:val="20"/>
              </w:rPr>
              <w:t>Description</w:t>
            </w:r>
          </w:p>
        </w:tc>
      </w:tr>
      <w:tr w:rsidR="00C16AAB" w:rsidRPr="00975D23" w14:paraId="68F1D19A" w14:textId="77777777" w:rsidTr="00C16AAB">
        <w:tc>
          <w:tcPr>
            <w:tcW w:w="1257" w:type="dxa"/>
          </w:tcPr>
          <w:p w14:paraId="31A19CDA" w14:textId="7C653EE9" w:rsidR="00C16AAB" w:rsidRPr="00975D23" w:rsidRDefault="00C16AAB" w:rsidP="009F034B">
            <w:pPr>
              <w:pStyle w:val="TableText"/>
              <w:rPr>
                <w:b/>
                <w:sz w:val="20"/>
                <w:szCs w:val="20"/>
              </w:rPr>
            </w:pPr>
            <w:r w:rsidRPr="00975D23">
              <w:rPr>
                <w:b/>
                <w:sz w:val="20"/>
                <w:szCs w:val="20"/>
              </w:rPr>
              <w:t>Data Transformation</w:t>
            </w:r>
          </w:p>
        </w:tc>
        <w:tc>
          <w:tcPr>
            <w:tcW w:w="8097" w:type="dxa"/>
          </w:tcPr>
          <w:p w14:paraId="200B34B5" w14:textId="560C2405" w:rsidR="00C16AAB" w:rsidRPr="00975D23" w:rsidRDefault="00C16AAB" w:rsidP="009F034B">
            <w:pPr>
              <w:pStyle w:val="TableText"/>
              <w:rPr>
                <w:sz w:val="20"/>
                <w:szCs w:val="20"/>
              </w:rPr>
            </w:pPr>
            <w:r w:rsidRPr="00975D23">
              <w:rPr>
                <w:sz w:val="20"/>
                <w:szCs w:val="20"/>
              </w:rPr>
              <w:t>Extracted data will undergo cleaning and validation to verify accuracy and consistency. We will standardize and map the data into the relevant content types in Drupal for easy management and display and check that all frequency tables and channel plans are properly structured and stored in a logical format.</w:t>
            </w:r>
          </w:p>
        </w:tc>
      </w:tr>
      <w:tr w:rsidR="00C16AAB" w:rsidRPr="00975D23" w14:paraId="0C9B2F21" w14:textId="77777777" w:rsidTr="00C16AAB">
        <w:trPr>
          <w:cnfStyle w:val="000000010000" w:firstRow="0" w:lastRow="0" w:firstColumn="0" w:lastColumn="0" w:oddVBand="0" w:evenVBand="0" w:oddHBand="0" w:evenHBand="1" w:firstRowFirstColumn="0" w:firstRowLastColumn="0" w:lastRowFirstColumn="0" w:lastRowLastColumn="0"/>
        </w:trPr>
        <w:tc>
          <w:tcPr>
            <w:tcW w:w="1257" w:type="dxa"/>
          </w:tcPr>
          <w:p w14:paraId="2002F696" w14:textId="7E0E6CAA" w:rsidR="00C16AAB" w:rsidRPr="00975D23" w:rsidRDefault="00C16AAB" w:rsidP="009F034B">
            <w:pPr>
              <w:pStyle w:val="TableText"/>
              <w:rPr>
                <w:b/>
                <w:sz w:val="20"/>
                <w:szCs w:val="20"/>
              </w:rPr>
            </w:pPr>
            <w:r w:rsidRPr="00975D23">
              <w:rPr>
                <w:b/>
                <w:sz w:val="20"/>
                <w:szCs w:val="20"/>
              </w:rPr>
              <w:t>Structured Content Models</w:t>
            </w:r>
          </w:p>
        </w:tc>
        <w:tc>
          <w:tcPr>
            <w:tcW w:w="8097" w:type="dxa"/>
          </w:tcPr>
          <w:p w14:paraId="2CBA92B7" w14:textId="507852FC" w:rsidR="00C16AAB" w:rsidRPr="00975D23" w:rsidRDefault="00C16AAB" w:rsidP="009F034B">
            <w:pPr>
              <w:pStyle w:val="TableText"/>
              <w:rPr>
                <w:sz w:val="20"/>
                <w:szCs w:val="20"/>
              </w:rPr>
            </w:pPr>
            <w:r w:rsidRPr="00975D23">
              <w:rPr>
                <w:sz w:val="20"/>
                <w:szCs w:val="20"/>
              </w:rPr>
              <w:t>We will create custom content types in Drupal for each dataset, such as the Table of Frequency Allocations, allowing NTIA staff to manage the data effectively. Each content type will include fields for frequency range, allocation details, and regulatory notes, enabling easy updates and retrieval.</w:t>
            </w:r>
          </w:p>
        </w:tc>
      </w:tr>
    </w:tbl>
    <w:p w14:paraId="50B4A537" w14:textId="613AF24B" w:rsidR="00CA5E93" w:rsidRDefault="0C981D4B" w:rsidP="003C7F9F">
      <w:bookmarkStart w:id="100" w:name="_Toc177317384"/>
      <w:r w:rsidRPr="003C7F9F">
        <w:rPr>
          <w:b/>
          <w:i/>
        </w:rPr>
        <w:t>Data Management</w:t>
      </w:r>
      <w:bookmarkEnd w:id="100"/>
      <w:r w:rsidR="003C7F9F" w:rsidRPr="003C7F9F">
        <w:rPr>
          <w:b/>
          <w:bCs/>
          <w:i/>
          <w:iCs/>
        </w:rPr>
        <w:t>.</w:t>
      </w:r>
      <w:r w:rsidR="003C7F9F">
        <w:t xml:space="preserve"> </w:t>
      </w:r>
      <w:r>
        <w:t xml:space="preserve">Once extracted, the data will be managed within the Drupal CMS, ensuring it remains organized, accessible, and up to date. Key aspects of </w:t>
      </w:r>
      <w:r w:rsidR="00B37B67">
        <w:t xml:space="preserve">our </w:t>
      </w:r>
      <w:r>
        <w:t xml:space="preserve">data management </w:t>
      </w:r>
      <w:r w:rsidR="00B37B67">
        <w:t>approach</w:t>
      </w:r>
      <w:r>
        <w:t xml:space="preserve"> include</w:t>
      </w:r>
      <w:r w:rsidR="00B37B67">
        <w:t xml:space="preserve"> the following</w:t>
      </w:r>
      <w:r>
        <w:t>:</w:t>
      </w:r>
    </w:p>
    <w:tbl>
      <w:tblPr>
        <w:tblStyle w:val="RIVAtablestyle"/>
        <w:tblW w:w="0" w:type="auto"/>
        <w:tblLook w:val="04A0" w:firstRow="1" w:lastRow="0" w:firstColumn="1" w:lastColumn="0" w:noHBand="0" w:noVBand="1"/>
      </w:tblPr>
      <w:tblGrid>
        <w:gridCol w:w="1038"/>
        <w:gridCol w:w="8316"/>
      </w:tblGrid>
      <w:tr w:rsidR="00B171F3" w:rsidRPr="00975D23" w14:paraId="2C0A50A8" w14:textId="77777777" w:rsidTr="00975D23">
        <w:trPr>
          <w:cnfStyle w:val="100000000000" w:firstRow="1" w:lastRow="0" w:firstColumn="0" w:lastColumn="0" w:oddVBand="0" w:evenVBand="0" w:oddHBand="0" w:evenHBand="0" w:firstRowFirstColumn="0" w:firstRowLastColumn="0" w:lastRowFirstColumn="0" w:lastRowLastColumn="0"/>
          <w:tblHeader/>
        </w:trPr>
        <w:tc>
          <w:tcPr>
            <w:tcW w:w="987" w:type="dxa"/>
          </w:tcPr>
          <w:p w14:paraId="03B6A24D" w14:textId="77777777" w:rsidR="00B171F3" w:rsidRPr="00975D23" w:rsidRDefault="00B171F3" w:rsidP="009F034B">
            <w:pPr>
              <w:pStyle w:val="Tableheading"/>
              <w:rPr>
                <w:sz w:val="20"/>
                <w:szCs w:val="20"/>
              </w:rPr>
            </w:pPr>
            <w:r w:rsidRPr="00975D23">
              <w:rPr>
                <w:sz w:val="20"/>
                <w:szCs w:val="20"/>
              </w:rPr>
              <w:t>Feature</w:t>
            </w:r>
          </w:p>
        </w:tc>
        <w:tc>
          <w:tcPr>
            <w:tcW w:w="8367" w:type="dxa"/>
          </w:tcPr>
          <w:p w14:paraId="107D253D" w14:textId="77777777" w:rsidR="00B171F3" w:rsidRPr="00975D23" w:rsidRDefault="00B171F3" w:rsidP="009F034B">
            <w:pPr>
              <w:pStyle w:val="Tableheading"/>
              <w:rPr>
                <w:sz w:val="20"/>
                <w:szCs w:val="20"/>
              </w:rPr>
            </w:pPr>
            <w:r w:rsidRPr="00975D23">
              <w:rPr>
                <w:sz w:val="20"/>
                <w:szCs w:val="20"/>
              </w:rPr>
              <w:t>Description</w:t>
            </w:r>
          </w:p>
        </w:tc>
      </w:tr>
      <w:tr w:rsidR="00B171F3" w:rsidRPr="00975D23" w14:paraId="1E5E847B" w14:textId="77777777" w:rsidTr="00975D23">
        <w:tc>
          <w:tcPr>
            <w:tcW w:w="987" w:type="dxa"/>
          </w:tcPr>
          <w:p w14:paraId="22C4F90D" w14:textId="4E564F26" w:rsidR="00B171F3" w:rsidRPr="00975D23" w:rsidRDefault="00B171F3" w:rsidP="009F034B">
            <w:pPr>
              <w:pStyle w:val="TableText"/>
              <w:rPr>
                <w:b/>
                <w:sz w:val="20"/>
                <w:szCs w:val="20"/>
              </w:rPr>
            </w:pPr>
            <w:r w:rsidRPr="00975D23">
              <w:rPr>
                <w:b/>
                <w:sz w:val="20"/>
                <w:szCs w:val="20"/>
              </w:rPr>
              <w:t>Drupal</w:t>
            </w:r>
          </w:p>
        </w:tc>
        <w:tc>
          <w:tcPr>
            <w:tcW w:w="8367" w:type="dxa"/>
          </w:tcPr>
          <w:p w14:paraId="79932E27" w14:textId="6059A742" w:rsidR="00B171F3" w:rsidRPr="00975D23" w:rsidRDefault="00B171F3" w:rsidP="009F034B">
            <w:pPr>
              <w:pStyle w:val="TableText"/>
              <w:rPr>
                <w:sz w:val="20"/>
                <w:szCs w:val="20"/>
              </w:rPr>
            </w:pPr>
            <w:r w:rsidRPr="00975D23">
              <w:rPr>
                <w:sz w:val="20"/>
                <w:szCs w:val="20"/>
              </w:rPr>
              <w:t>Drupal will serve as the central hub for managing Redbook data. Each table or dataset will be treated as a content node, allowing for easy editing, version control, and collaboration. Custom taxonomies will be used to categorize and filter the data, ensuring it can be easily navigated by users.</w:t>
            </w:r>
          </w:p>
        </w:tc>
      </w:tr>
      <w:tr w:rsidR="00B171F3" w:rsidRPr="00975D23" w14:paraId="547A4A95" w14:textId="77777777" w:rsidTr="00975D23">
        <w:trPr>
          <w:cnfStyle w:val="000000010000" w:firstRow="0" w:lastRow="0" w:firstColumn="0" w:lastColumn="0" w:oddVBand="0" w:evenVBand="0" w:oddHBand="0" w:evenHBand="1" w:firstRowFirstColumn="0" w:firstRowLastColumn="0" w:lastRowFirstColumn="0" w:lastRowLastColumn="0"/>
        </w:trPr>
        <w:tc>
          <w:tcPr>
            <w:tcW w:w="987" w:type="dxa"/>
          </w:tcPr>
          <w:p w14:paraId="2B0D3555" w14:textId="0241620E" w:rsidR="00B171F3" w:rsidRPr="00975D23" w:rsidRDefault="00B171F3" w:rsidP="009F034B">
            <w:pPr>
              <w:pStyle w:val="TableText"/>
              <w:rPr>
                <w:b/>
                <w:sz w:val="20"/>
                <w:szCs w:val="20"/>
              </w:rPr>
            </w:pPr>
            <w:r w:rsidRPr="00975D23">
              <w:rPr>
                <w:b/>
                <w:sz w:val="20"/>
                <w:szCs w:val="20"/>
              </w:rPr>
              <w:t xml:space="preserve">Metadata </w:t>
            </w:r>
          </w:p>
        </w:tc>
        <w:tc>
          <w:tcPr>
            <w:tcW w:w="8367" w:type="dxa"/>
          </w:tcPr>
          <w:p w14:paraId="34C3BEC5" w14:textId="35A4D36B" w:rsidR="00B171F3" w:rsidRPr="00975D23" w:rsidRDefault="00B171F3" w:rsidP="009F034B">
            <w:pPr>
              <w:pStyle w:val="TableText"/>
              <w:rPr>
                <w:sz w:val="20"/>
                <w:szCs w:val="20"/>
              </w:rPr>
            </w:pPr>
            <w:r w:rsidRPr="00975D23">
              <w:rPr>
                <w:sz w:val="20"/>
                <w:szCs w:val="20"/>
              </w:rPr>
              <w:t>The extracted data will be enriched with metadata to enhance its discoverability. Metadata attributes such as frequency range, spectrum use, and legal references will be stored, enabling users to search and filter the data efficiently. Each dataset will have version control, allowing NTIA to track changes and updates. All data updates are logged, and the previous versions can be easily retrieved for reference. Automated workflows in Drupal will streamline content updates. Staff can submit changes for approval, and review updates before going live. This approach allows Team RIVA to implement a controlled and transparent update process.</w:t>
            </w:r>
          </w:p>
        </w:tc>
      </w:tr>
    </w:tbl>
    <w:p w14:paraId="277FEEFB" w14:textId="1308EAA8" w:rsidR="00CA5E93" w:rsidRDefault="009D71B3" w:rsidP="003C7F9F">
      <w:pPr>
        <w:pStyle w:val="Normal-singlespace"/>
      </w:pPr>
      <w:bookmarkStart w:id="101" w:name="_Toc177317385"/>
      <w:r w:rsidRPr="003C7F9F">
        <w:rPr>
          <w:b/>
          <w:i/>
          <w14:ligatures w14:val="standardContextual"/>
        </w:rPr>
        <w:drawing>
          <wp:anchor distT="0" distB="0" distL="114300" distR="114300" simplePos="0" relativeHeight="251658246" behindDoc="1" locked="0" layoutInCell="1" allowOverlap="1" wp14:anchorId="1C539585" wp14:editId="144BFBBA">
            <wp:simplePos x="0" y="0"/>
            <wp:positionH relativeFrom="column">
              <wp:posOffset>3952875</wp:posOffset>
            </wp:positionH>
            <wp:positionV relativeFrom="paragraph">
              <wp:posOffset>2162</wp:posOffset>
            </wp:positionV>
            <wp:extent cx="1993900" cy="1587500"/>
            <wp:effectExtent l="0" t="0" r="0" b="0"/>
            <wp:wrapSquare wrapText="bothSides"/>
            <wp:docPr id="1202579066" name="Picture 9"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9066" name="Picture 9" descr="A blue and white text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0" cy="1587500"/>
                    </a:xfrm>
                    <a:prstGeom prst="rect">
                      <a:avLst/>
                    </a:prstGeom>
                  </pic:spPr>
                </pic:pic>
              </a:graphicData>
            </a:graphic>
            <wp14:sizeRelH relativeFrom="page">
              <wp14:pctWidth>0</wp14:pctWidth>
            </wp14:sizeRelH>
            <wp14:sizeRelV relativeFrom="page">
              <wp14:pctHeight>0</wp14:pctHeight>
            </wp14:sizeRelV>
          </wp:anchor>
        </w:drawing>
      </w:r>
      <w:r w:rsidR="0C981D4B" w:rsidRPr="003C7F9F">
        <w:rPr>
          <w:b/>
          <w:i/>
        </w:rPr>
        <w:t>Data Display</w:t>
      </w:r>
      <w:bookmarkEnd w:id="101"/>
      <w:r w:rsidR="003C7F9F" w:rsidRPr="003C7F9F">
        <w:rPr>
          <w:b/>
          <w:bCs/>
          <w:i/>
          <w:iCs/>
        </w:rPr>
        <w:t>.</w:t>
      </w:r>
      <w:r w:rsidR="003C7F9F">
        <w:t xml:space="preserve"> </w:t>
      </w:r>
      <w:r w:rsidR="0C981D4B">
        <w:t xml:space="preserve">Once managed in Drupal, the structured data will display </w:t>
      </w:r>
      <w:r w:rsidR="00581DBF">
        <w:t>an</w:t>
      </w:r>
      <w:r w:rsidR="0C981D4B">
        <w:t xml:space="preserve"> interactive and </w:t>
      </w:r>
      <w:r w:rsidR="2975F2B8">
        <w:t>user</w:t>
      </w:r>
      <w:r w:rsidR="0052498E">
        <w:t>-</w:t>
      </w:r>
      <w:r w:rsidR="2975F2B8">
        <w:t>friendly</w:t>
      </w:r>
      <w:r w:rsidR="00581DBF">
        <w:t xml:space="preserve"> way</w:t>
      </w:r>
      <w:r w:rsidR="006F22B5">
        <w:t>,</w:t>
      </w:r>
      <w:r w:rsidR="0C981D4B">
        <w:t xml:space="preserve"> using </w:t>
      </w:r>
      <w:r w:rsidR="003A3007">
        <w:t xml:space="preserve">visualizations, </w:t>
      </w:r>
      <w:r w:rsidR="0C981D4B">
        <w:t xml:space="preserve">dynamic tables and interactive charts built with tools </w:t>
      </w:r>
      <w:r w:rsidR="00A16B1D">
        <w:t>such as</w:t>
      </w:r>
      <w:r w:rsidR="0C981D4B">
        <w:t xml:space="preserve"> </w:t>
      </w:r>
      <w:proofErr w:type="spellStart"/>
      <w:r w:rsidR="0C981D4B">
        <w:t>DataTables</w:t>
      </w:r>
      <w:proofErr w:type="spellEnd"/>
      <w:r w:rsidR="0C981D4B">
        <w:t>, Vue.js, or Chart.js. This allows users to sort, filter, and manipulate data on the fly. For example, users can filter the Table of Frequency Allocations by frequency range or usage type.</w:t>
      </w:r>
      <w:r>
        <w:t xml:space="preserve"> </w:t>
      </w:r>
      <w:r w:rsidR="00F96839">
        <w:t xml:space="preserve">As </w:t>
      </w:r>
      <w:r w:rsidR="006F22B5">
        <w:t>noted</w:t>
      </w:r>
      <w:r w:rsidR="00F96839">
        <w:t xml:space="preserve"> in the customer success story for </w:t>
      </w:r>
      <w:r w:rsidR="00B41663">
        <w:t>A</w:t>
      </w:r>
      <w:r w:rsidR="00F96839">
        <w:t xml:space="preserve">cquisition.gov, </w:t>
      </w:r>
      <w:r w:rsidR="006F22B5">
        <w:t>w</w:t>
      </w:r>
      <w:r w:rsidR="00F96839" w:rsidRPr="00F96839">
        <w:t xml:space="preserve">e will apply a similar approach </w:t>
      </w:r>
      <w:r w:rsidR="00C80A8E">
        <w:t xml:space="preserve">using interactive tables </w:t>
      </w:r>
      <w:r w:rsidR="00BF55DB">
        <w:t>within dynamic pages for the Redbook</w:t>
      </w:r>
      <w:r w:rsidR="00F96839" w:rsidRPr="00F96839">
        <w:t>, using proven technologies to enable NTIA users to interact dynamically with structured frequency and channel allocation data.</w:t>
      </w:r>
      <w:r w:rsidR="00591B65">
        <w:t xml:space="preserve"> </w:t>
      </w:r>
      <w:r w:rsidR="0C981D4B">
        <w:t xml:space="preserve">Users will be able to view the data in various formats, including tabular views, graphical representations, and simplified text views. These different views </w:t>
      </w:r>
      <w:r w:rsidR="008868C0">
        <w:t xml:space="preserve">allow </w:t>
      </w:r>
      <w:r w:rsidR="0C981D4B">
        <w:t xml:space="preserve">both technical and nontechnical users </w:t>
      </w:r>
      <w:r w:rsidR="008868C0">
        <w:t>to</w:t>
      </w:r>
      <w:r w:rsidR="0C981D4B">
        <w:t xml:space="preserve"> interact with the data in a way that meets their needs.</w:t>
      </w:r>
      <w:r w:rsidR="00591B65">
        <w:t xml:space="preserve"> </w:t>
      </w:r>
      <w:r w:rsidR="0C981D4B">
        <w:t xml:space="preserve">The system will include advanced search </w:t>
      </w:r>
      <w:r w:rsidR="007D0546">
        <w:t>capability</w:t>
      </w:r>
      <w:r w:rsidR="0C981D4B">
        <w:t xml:space="preserve"> powered by Apache </w:t>
      </w:r>
      <w:proofErr w:type="spellStart"/>
      <w:r w:rsidR="0C981D4B">
        <w:t>Solr</w:t>
      </w:r>
      <w:proofErr w:type="spellEnd"/>
      <w:r w:rsidR="0C981D4B">
        <w:t xml:space="preserve"> or </w:t>
      </w:r>
      <w:commentRangeStart w:id="102"/>
      <w:commentRangeStart w:id="103"/>
      <w:r w:rsidR="0C981D4B">
        <w:t>Elasticsearch</w:t>
      </w:r>
      <w:commentRangeEnd w:id="102"/>
      <w:r w:rsidR="004F2E96">
        <w:rPr>
          <w:rStyle w:val="CommentReference"/>
        </w:rPr>
        <w:commentReference w:id="102"/>
      </w:r>
      <w:commentRangeEnd w:id="103"/>
      <w:r w:rsidR="00F42164">
        <w:rPr>
          <w:rStyle w:val="CommentReference"/>
        </w:rPr>
        <w:commentReference w:id="103"/>
      </w:r>
      <w:r w:rsidR="0C981D4B">
        <w:t>, enabling complex searches based on frequency, allocation type, or other metadata attributes. Faceted search will further enhance the user experience</w:t>
      </w:r>
      <w:r w:rsidR="006F22B5">
        <w:t>,</w:t>
      </w:r>
      <w:r w:rsidR="0C981D4B">
        <w:t xml:space="preserve"> allowing users to filter results based on predefined categories.</w:t>
      </w:r>
      <w:r w:rsidR="00591B65">
        <w:t xml:space="preserve"> </w:t>
      </w:r>
      <w:r w:rsidR="0C981D4B">
        <w:t>Hover</w:t>
      </w:r>
      <w:r w:rsidR="003F42A3">
        <w:t>-</w:t>
      </w:r>
      <w:r w:rsidR="0C981D4B">
        <w:t>based tooltips for key data points</w:t>
      </w:r>
      <w:r w:rsidR="009B70C8">
        <w:t xml:space="preserve"> will enhance usability</w:t>
      </w:r>
      <w:r w:rsidR="0C981D4B">
        <w:t xml:space="preserve">. Users </w:t>
      </w:r>
      <w:r w:rsidR="003F42A3">
        <w:t>can</w:t>
      </w:r>
      <w:r w:rsidR="0C981D4B">
        <w:t xml:space="preserve"> hover over a table entry or chart element to view additional details, such as footnotes or legal references, without leaving the page. </w:t>
      </w:r>
      <w:r w:rsidR="00203886">
        <w:t xml:space="preserve"> </w:t>
      </w:r>
      <w:r w:rsidR="007C1E53">
        <w:t>Team RIVA will work closely with NTIA to enable/implement AI powered search capabilities</w:t>
      </w:r>
      <w:r w:rsidR="003058F0">
        <w:t xml:space="preserve"> (Such as Conversational Search)</w:t>
      </w:r>
      <w:r w:rsidR="007C1E53">
        <w:t xml:space="preserve"> in accordance with </w:t>
      </w:r>
      <w:r w:rsidR="003058F0">
        <w:t xml:space="preserve">PWS requirements </w:t>
      </w:r>
      <w:r w:rsidR="00E661A9">
        <w:t>either via released Drupal AI modules or custom integration</w:t>
      </w:r>
      <w:r w:rsidR="002004BE">
        <w:t>s</w:t>
      </w:r>
      <w:r w:rsidR="00E661A9">
        <w:t>.</w:t>
      </w:r>
    </w:p>
    <w:p w14:paraId="790FB6AA" w14:textId="2A8A2A11" w:rsidR="00CA5E93" w:rsidRDefault="17A3D649" w:rsidP="003C7F9F">
      <w:pPr>
        <w:pStyle w:val="Normal-singlespace"/>
      </w:pPr>
      <w:bookmarkStart w:id="106" w:name="_Toc177317386"/>
      <w:r w:rsidRPr="003C7F9F">
        <w:rPr>
          <w:b/>
          <w:i/>
        </w:rPr>
        <w:t>Machine Friendly</w:t>
      </w:r>
      <w:r w:rsidR="0C981D4B" w:rsidRPr="003C7F9F">
        <w:rPr>
          <w:b/>
          <w:i/>
        </w:rPr>
        <w:t xml:space="preserve"> Format</w:t>
      </w:r>
      <w:bookmarkEnd w:id="106"/>
      <w:r w:rsidR="003C7F9F" w:rsidRPr="003C7F9F">
        <w:rPr>
          <w:b/>
          <w:bCs/>
          <w:i/>
          <w:iCs/>
        </w:rPr>
        <w:t>.</w:t>
      </w:r>
      <w:r w:rsidR="003C7F9F">
        <w:t xml:space="preserve"> </w:t>
      </w:r>
      <w:r w:rsidR="00395102">
        <w:t>E</w:t>
      </w:r>
      <w:r w:rsidR="0C981D4B">
        <w:t xml:space="preserve">xtracted data will be made available in machine readable formats such as XML and JSON, ensuring that it can be easily integrated into other systems and tools. </w:t>
      </w:r>
      <w:r w:rsidR="0094753E">
        <w:t xml:space="preserve">Our </w:t>
      </w:r>
      <w:r w:rsidR="00395102">
        <w:t>solution</w:t>
      </w:r>
      <w:r w:rsidR="0C981D4B">
        <w:t xml:space="preserve"> features include:</w:t>
      </w:r>
    </w:p>
    <w:p w14:paraId="6B659C16" w14:textId="787950D7" w:rsidR="00CA5E93" w:rsidRDefault="0C981D4B" w:rsidP="001B0235">
      <w:pPr>
        <w:pStyle w:val="Bullet1"/>
      </w:pPr>
      <w:r>
        <w:t>RESTful APIs that allow external systems and users to programmatically access the structured data</w:t>
      </w:r>
      <w:r w:rsidR="1B4D5155">
        <w:t xml:space="preserve"> in XML and JSON formats,</w:t>
      </w:r>
      <w:r w:rsidR="008868C0">
        <w:t xml:space="preserve"> so</w:t>
      </w:r>
      <w:r>
        <w:t xml:space="preserve"> that the data is not only accessible via the web interface but can also be used by third party applications, researchers, and engineers for analysis and integration into their workflows</w:t>
      </w:r>
    </w:p>
    <w:p w14:paraId="358EAE50" w14:textId="36E68F7E" w:rsidR="00CA5E93" w:rsidRDefault="00746E84" w:rsidP="001B0235">
      <w:pPr>
        <w:pStyle w:val="Bullet1"/>
      </w:pPr>
      <w:r>
        <w:t>O</w:t>
      </w:r>
      <w:r w:rsidR="0C981D4B">
        <w:t>ption to download datasets in machine readable formats, such as CSV or JSON, from the Drupal interface. NTIA staff and external users can export the data for offline analysis or use in other applications</w:t>
      </w:r>
    </w:p>
    <w:p w14:paraId="70D6A6CB" w14:textId="6D2F7019" w:rsidR="00CA5E93" w:rsidRDefault="0C981D4B" w:rsidP="003B4131">
      <w:pPr>
        <w:pStyle w:val="Normal-singlespace"/>
        <w:rPr>
          <w:del w:id="107" w:author="rahul.sundrani@stealth-us.com" w:date="2024-09-16T16:57:00Z" w16du:dateUtc="2024-09-16T16:57:26Z"/>
        </w:rPr>
      </w:pPr>
      <w:bookmarkStart w:id="108" w:name="_Toc177317387"/>
      <w:commentRangeStart w:id="109"/>
      <w:commentRangeStart w:id="110"/>
      <w:del w:id="111" w:author="rahul.sundrani@stealth-us.com" w:date="2024-09-16T16:57:00Z">
        <w:r w:rsidRPr="003B4131">
          <w:rPr>
            <w:b/>
            <w:i/>
          </w:rPr>
          <w:delText>Compliance with</w:delText>
        </w:r>
      </w:del>
      <w:commentRangeEnd w:id="109"/>
      <w:r>
        <w:rPr>
          <w:rStyle w:val="CommentReference"/>
        </w:rPr>
        <w:commentReference w:id="109"/>
      </w:r>
      <w:commentRangeEnd w:id="110"/>
      <w:r>
        <w:rPr>
          <w:rStyle w:val="CommentReference"/>
        </w:rPr>
        <w:commentReference w:id="110"/>
      </w:r>
      <w:del w:id="112" w:author="rahul.sundrani@stealth-us.com" w:date="2024-09-16T16:57:00Z">
        <w:r w:rsidRPr="003B4131">
          <w:rPr>
            <w:b/>
            <w:i/>
          </w:rPr>
          <w:delText xml:space="preserve"> </w:delText>
        </w:r>
        <w:commentRangeStart w:id="113"/>
        <w:commentRangeStart w:id="114"/>
        <w:r w:rsidRPr="003B4131">
          <w:rPr>
            <w:b/>
            <w:i/>
          </w:rPr>
          <w:delText>Federal Policies and Best Practices</w:delText>
        </w:r>
      </w:del>
      <w:commentRangeEnd w:id="113"/>
      <w:r w:rsidR="00F02384">
        <w:rPr>
          <w:rStyle w:val="CommentReference"/>
        </w:rPr>
        <w:commentReference w:id="113"/>
      </w:r>
      <w:bookmarkEnd w:id="108"/>
      <w:commentRangeEnd w:id="114"/>
      <w:r>
        <w:rPr>
          <w:rStyle w:val="CommentReference"/>
        </w:rPr>
        <w:commentReference w:id="114"/>
      </w:r>
      <w:del w:id="115" w:author="rahul.sundrani@stealth-us.com" w:date="2024-09-16T16:57:00Z">
        <w:r w:rsidR="003B4131" w:rsidRPr="003B4131">
          <w:rPr>
            <w:b/>
            <w:bCs/>
            <w:i/>
            <w:iCs/>
          </w:rPr>
          <w:delText>.</w:delText>
        </w:r>
        <w:r w:rsidR="003B4131">
          <w:rPr>
            <w:rStyle w:val="Heading2Char"/>
            <w:b w:val="0"/>
            <w:bCs w:val="0"/>
          </w:rPr>
          <w:delText xml:space="preserve"> </w:delText>
        </w:r>
        <w:r>
          <w:delText xml:space="preserve">Our approach </w:delText>
        </w:r>
        <w:r w:rsidR="0052498E">
          <w:delText>complies</w:delText>
        </w:r>
        <w:r>
          <w:delText xml:space="preserve"> with all relevant federal policies and best practices:</w:delText>
        </w:r>
      </w:del>
    </w:p>
    <w:p w14:paraId="3FEBECF9" w14:textId="497E9F3B" w:rsidR="00CA5E93" w:rsidRDefault="006E30A4" w:rsidP="00AE634F">
      <w:pPr>
        <w:pStyle w:val="Bullet1"/>
        <w:rPr>
          <w:del w:id="116" w:author="rahul.sundrani@stealth-us.com" w:date="2024-09-16T16:57:00Z" w16du:dateUtc="2024-09-16T16:57:26Z"/>
        </w:rPr>
      </w:pPr>
      <w:del w:id="117" w:author="rahul.sundrani@stealth-us.com" w:date="2024-09-16T16:57:00Z">
        <w:r>
          <w:delText>Our solution</w:delText>
        </w:r>
        <w:r w:rsidR="0C981D4B">
          <w:delText xml:space="preserve"> will </w:delText>
        </w:r>
        <w:r w:rsidR="00EF6B69">
          <w:delText>reside</w:delText>
        </w:r>
        <w:r w:rsidR="0C981D4B">
          <w:delText xml:space="preserve"> on FedRAMP</w:delText>
        </w:r>
        <w:r w:rsidR="0052498E">
          <w:delText>-</w:delText>
        </w:r>
        <w:r w:rsidR="0C981D4B">
          <w:delText>certified infrastructure to meet federal security standards</w:delText>
        </w:r>
      </w:del>
    </w:p>
    <w:p w14:paraId="2F974A09" w14:textId="38736F27" w:rsidR="00CA5E93" w:rsidRDefault="0C981D4B" w:rsidP="00AE634F">
      <w:pPr>
        <w:pStyle w:val="Bullet1"/>
        <w:rPr>
          <w:del w:id="118" w:author="rahul.sundrani@stealth-us.com" w:date="2024-09-16T16:57:00Z" w16du:dateUtc="2024-09-16T16:57:26Z"/>
        </w:rPr>
      </w:pPr>
      <w:del w:id="119" w:author="rahul.sundrani@stealth-us.com" w:date="2024-09-16T16:57:00Z">
        <w:r>
          <w:delText xml:space="preserve">All data displays and interactive elements will be built with 508 compliance in mind, </w:delText>
        </w:r>
        <w:r w:rsidR="00003CFE">
          <w:delText>so</w:delText>
        </w:r>
        <w:r>
          <w:delText xml:space="preserve"> that the system is accessible to users with disabilities</w:delText>
        </w:r>
      </w:del>
    </w:p>
    <w:p w14:paraId="43FC7F9C" w14:textId="3F7BEF34" w:rsidR="004E3229" w:rsidRDefault="00D83451" w:rsidP="004E3229">
      <w:pPr>
        <w:pStyle w:val="Bullet1"/>
        <w:rPr>
          <w:del w:id="120" w:author="rahul.sundrani@stealth-us.com" w:date="2024-09-16T16:57:00Z" w16du:dateUtc="2024-09-16T16:57:26Z"/>
        </w:rPr>
      </w:pPr>
      <w:del w:id="121" w:author="rahul.sundrani@stealth-us.com" w:date="2024-09-16T16:57:00Z">
        <w:r>
          <w:delText>V</w:delText>
        </w:r>
        <w:r w:rsidR="0C981D4B">
          <w:delText>ersion control and auditing capabilities</w:delText>
        </w:r>
        <w:r w:rsidR="00AE634F">
          <w:delText xml:space="preserve"> will </w:delText>
        </w:r>
        <w:r w:rsidR="0C981D4B">
          <w:delText>log all changes to the data for transparency</w:delText>
        </w:r>
      </w:del>
    </w:p>
    <w:p w14:paraId="6F9EB8D2" w14:textId="2D5B2D01" w:rsidR="00FC1E87" w:rsidRDefault="004E3229" w:rsidP="004E3229">
      <w:pPr>
        <w:pStyle w:val="Bullet1"/>
        <w:rPr>
          <w:del w:id="122" w:author="rahul.sundrani@stealth-us.com" w:date="2024-09-16T16:57:00Z" w16du:dateUtc="2024-09-16T16:57:26Z"/>
        </w:rPr>
      </w:pPr>
      <w:del w:id="123" w:author="rahul.sundrani@stealth-us.com" w:date="2024-09-16T16:57:00Z">
        <w:r>
          <w:delText xml:space="preserve">Application of </w:delText>
        </w:r>
        <w:r w:rsidR="00F02B70">
          <w:delText>Drupal CMS, automated workflows, and machine</w:delText>
        </w:r>
        <w:r w:rsidR="00D72489">
          <w:delText>-</w:delText>
        </w:r>
        <w:r w:rsidR="00F02B70">
          <w:delText>readable formats</w:delText>
        </w:r>
        <w:r>
          <w:delText xml:space="preserve"> </w:delText>
        </w:r>
        <w:r w:rsidR="00625FA9">
          <w:delText>will keep</w:delText>
        </w:r>
        <w:r w:rsidR="00F02B70">
          <w:delText xml:space="preserve"> the Redbook’s structured data accessible, </w:delText>
        </w:r>
        <w:r>
          <w:delText>u</w:delText>
        </w:r>
        <w:r w:rsidR="00F02B70">
          <w:delText>p</w:delText>
        </w:r>
        <w:r w:rsidR="00FC23C8">
          <w:delText>dated</w:delText>
        </w:r>
        <w:r w:rsidR="00F02B70">
          <w:delText xml:space="preserve">, and ready for human and machine </w:delText>
        </w:r>
        <w:r w:rsidR="00FC23C8">
          <w:delText>use</w:delText>
        </w:r>
        <w:r w:rsidR="00F02B70">
          <w:delText>.</w:delText>
        </w:r>
      </w:del>
    </w:p>
    <w:p w14:paraId="26CB0348" w14:textId="306BB590" w:rsidR="2AD6988D" w:rsidRDefault="4CF6E527" w:rsidP="2AD6988D">
      <w:pPr>
        <w:pStyle w:val="Bullet1"/>
        <w:rPr>
          <w:del w:id="124" w:author="rahul.sundrani@stealth-us.com" w:date="2024-09-16T16:57:00Z" w16du:dateUtc="2024-09-16T16:57:26Z"/>
        </w:rPr>
      </w:pPr>
      <w:del w:id="125" w:author="rahul.sundrani@stealth-us.com" w:date="2024-09-16T16:57:00Z">
        <w:r w:rsidRPr="63256BFC">
          <w:delText xml:space="preserve">Our solution adheres to the </w:delText>
        </w:r>
        <w:r w:rsidRPr="63256BFC">
          <w:rPr>
            <w:b/>
            <w:bCs/>
          </w:rPr>
          <w:delText>21st Century Integrated Digital Experience Act (IDEA)</w:delText>
        </w:r>
        <w:r w:rsidRPr="63256BFC">
          <w:delText xml:space="preserve"> by ensuring the Redbook platform delivers a </w:delText>
        </w:r>
        <w:r w:rsidRPr="63256BFC">
          <w:rPr>
            <w:b/>
            <w:bCs/>
          </w:rPr>
          <w:delText>modern, user-centered, and mobile-friendly</w:delText>
        </w:r>
        <w:r w:rsidRPr="63256BFC">
          <w:delText xml:space="preserve"> digital experience, improving accessibility, usability, and overall engagement for both internal staff and external users.</w:delText>
        </w:r>
      </w:del>
    </w:p>
    <w:p w14:paraId="05E466FC" w14:textId="5638495C" w:rsidR="00F02B70" w:rsidRDefault="00F02B70" w:rsidP="00FC1E87">
      <w:pPr>
        <w:pStyle w:val="Bullet1"/>
        <w:numPr>
          <w:ilvl w:val="0"/>
          <w:numId w:val="0"/>
        </w:numPr>
        <w:rPr>
          <w:del w:id="126" w:author="rahul.sundrani@stealth-us.com" w:date="2024-09-16T16:57:00Z" w16du:dateUtc="2024-09-16T16:57:26Z"/>
        </w:rPr>
      </w:pPr>
      <w:del w:id="127" w:author="rahul.sundrani@stealth-us.com" w:date="2024-09-16T16:57:00Z">
        <w:r>
          <w:delText xml:space="preserve">This approach not only improves the user experience for NTIA staff and external stakeholders but also </w:delText>
        </w:r>
        <w:r w:rsidR="00FC23C8">
          <w:delText>allows</w:delText>
        </w:r>
        <w:r>
          <w:delText xml:space="preserve"> the data </w:delText>
        </w:r>
        <w:r w:rsidR="00FC23C8">
          <w:delText xml:space="preserve">to </w:delText>
        </w:r>
        <w:r>
          <w:delText>remain secure, compliant, and easy to manage over time.</w:delText>
        </w:r>
      </w:del>
    </w:p>
    <w:p w14:paraId="218DEE36" w14:textId="41A522A8" w:rsidR="00595F3B" w:rsidRDefault="00595F3B" w:rsidP="00595F3B">
      <w:pPr>
        <w:pStyle w:val="Heading2"/>
      </w:pPr>
      <w:bookmarkStart w:id="128" w:name="_Toc177317388"/>
      <w:r>
        <w:t>Content Delivery</w:t>
      </w:r>
      <w:r w:rsidR="00EF62CD">
        <w:t xml:space="preserve"> [SOO Section 4.3]</w:t>
      </w:r>
      <w:bookmarkEnd w:id="128"/>
    </w:p>
    <w:p w14:paraId="6D19F2EB" w14:textId="3ADBC2D4" w:rsidR="00D3649C" w:rsidRDefault="000F18E7" w:rsidP="00D3649C">
      <w:r>
        <w:t xml:space="preserve">NTIA requires </w:t>
      </w:r>
      <w:r w:rsidR="009258BC">
        <w:t xml:space="preserve">improved content delivery </w:t>
      </w:r>
      <w:r w:rsidR="00CC50FF">
        <w:t xml:space="preserve">for the Redbook and its website, </w:t>
      </w:r>
      <w:proofErr w:type="gramStart"/>
      <w:r w:rsidR="00CC50FF">
        <w:t>taking into account</w:t>
      </w:r>
      <w:proofErr w:type="gramEnd"/>
      <w:r w:rsidR="00CC50FF">
        <w:t xml:space="preserve"> </w:t>
      </w:r>
      <w:r w:rsidR="009422B6">
        <w:t xml:space="preserve">compatibility to </w:t>
      </w:r>
      <w:r w:rsidR="00E404C6">
        <w:t>Microsoft (</w:t>
      </w:r>
      <w:r w:rsidR="009422B6">
        <w:t>MS</w:t>
      </w:r>
      <w:r w:rsidR="00E404C6">
        <w:t>)</w:t>
      </w:r>
      <w:r w:rsidR="009422B6">
        <w:t xml:space="preserve"> Word, </w:t>
      </w:r>
      <w:r w:rsidR="00311338">
        <w:t xml:space="preserve">cost and long-term sustainability, </w:t>
      </w:r>
      <w:r w:rsidR="00627314">
        <w:t xml:space="preserve">and affects to the organization required for these improvements. </w:t>
      </w:r>
    </w:p>
    <w:p w14:paraId="53B3A930" w14:textId="1BCE0C92" w:rsidR="00DD0722" w:rsidRPr="00B235C6" w:rsidRDefault="002C3182" w:rsidP="00DD0722">
      <w:pPr>
        <w:pStyle w:val="Heading3"/>
      </w:pPr>
      <w:bookmarkStart w:id="129" w:name="_Toc177317389"/>
      <w:r>
        <w:rPr>
          <w:noProof/>
          <w14:ligatures w14:val="standardContextual"/>
        </w:rPr>
        <w:drawing>
          <wp:anchor distT="0" distB="0" distL="114300" distR="114300" simplePos="0" relativeHeight="251658242" behindDoc="1" locked="0" layoutInCell="1" allowOverlap="1" wp14:anchorId="2F0DA48E" wp14:editId="5EFC68C3">
            <wp:simplePos x="0" y="0"/>
            <wp:positionH relativeFrom="column">
              <wp:posOffset>4010660</wp:posOffset>
            </wp:positionH>
            <wp:positionV relativeFrom="paragraph">
              <wp:posOffset>197485</wp:posOffset>
            </wp:positionV>
            <wp:extent cx="2006600" cy="1066800"/>
            <wp:effectExtent l="0" t="0" r="0" b="0"/>
            <wp:wrapTight wrapText="bothSides">
              <wp:wrapPolygon edited="0">
                <wp:start x="1094" y="0"/>
                <wp:lineTo x="0" y="1029"/>
                <wp:lineTo x="0" y="18514"/>
                <wp:lineTo x="547" y="20571"/>
                <wp:lineTo x="1504" y="21343"/>
                <wp:lineTo x="19959" y="21343"/>
                <wp:lineTo x="20916" y="20571"/>
                <wp:lineTo x="21463" y="18514"/>
                <wp:lineTo x="21463" y="1029"/>
                <wp:lineTo x="20370" y="0"/>
                <wp:lineTo x="1094" y="0"/>
              </wp:wrapPolygon>
            </wp:wrapTight>
            <wp:docPr id="93327303" name="Picture 1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303" name="Picture 10" descr="A close-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6600" cy="1066800"/>
                    </a:xfrm>
                    <a:prstGeom prst="rect">
                      <a:avLst/>
                    </a:prstGeom>
                  </pic:spPr>
                </pic:pic>
              </a:graphicData>
            </a:graphic>
            <wp14:sizeRelH relativeFrom="page">
              <wp14:pctWidth>0</wp14:pctWidth>
            </wp14:sizeRelH>
            <wp14:sizeRelV relativeFrom="page">
              <wp14:pctHeight>0</wp14:pctHeight>
            </wp14:sizeRelV>
          </wp:anchor>
        </w:drawing>
      </w:r>
      <w:r w:rsidR="00750181" w:rsidRPr="00750181">
        <w:t xml:space="preserve">Provide a </w:t>
      </w:r>
      <w:r w:rsidR="00750181">
        <w:t>C</w:t>
      </w:r>
      <w:r w:rsidR="00750181" w:rsidRPr="00750181">
        <w:t xml:space="preserve">ontent </w:t>
      </w:r>
      <w:r w:rsidR="00750181">
        <w:t>D</w:t>
      </w:r>
      <w:r w:rsidR="00750181" w:rsidRPr="00750181">
        <w:t xml:space="preserve">elivery </w:t>
      </w:r>
      <w:r w:rsidR="00750181">
        <w:t>S</w:t>
      </w:r>
      <w:r w:rsidR="00750181" w:rsidRPr="00750181">
        <w:t xml:space="preserve">ystem </w:t>
      </w:r>
      <w:r w:rsidR="00DD0722">
        <w:t>[SOO Section 4.3(1)</w:t>
      </w:r>
      <w:bookmarkEnd w:id="129"/>
      <w:r>
        <w:t>]</w:t>
      </w:r>
    </w:p>
    <w:p w14:paraId="1697084C" w14:textId="20B7F5C5" w:rsidR="002E260E" w:rsidRDefault="00481E84" w:rsidP="00687102">
      <w:pPr>
        <w:spacing w:after="0"/>
      </w:pPr>
      <w:r>
        <w:rPr>
          <w:b/>
          <w:bCs/>
          <w:i/>
          <w:iCs/>
        </w:rPr>
        <w:t xml:space="preserve">(a) </w:t>
      </w:r>
      <w:r w:rsidR="008448CB" w:rsidRPr="008448CB">
        <w:rPr>
          <w:b/>
          <w:bCs/>
          <w:i/>
          <w:iCs/>
        </w:rPr>
        <w:t xml:space="preserve">Allows for editing </w:t>
      </w:r>
      <w:r w:rsidR="00687102">
        <w:rPr>
          <w:b/>
          <w:bCs/>
          <w:i/>
          <w:iCs/>
        </w:rPr>
        <w:t xml:space="preserve">[SOO Section 4.2(1)a]. </w:t>
      </w:r>
      <w:r w:rsidR="002E260E">
        <w:t xml:space="preserve">Our solution allows for seamless editing and content management across both Word and the Drupal CMS. By </w:t>
      </w:r>
      <w:commentRangeStart w:id="130"/>
      <w:commentRangeStart w:id="131"/>
      <w:commentRangeStart w:id="132"/>
      <w:commentRangeStart w:id="133"/>
      <w:r w:rsidR="002E260E">
        <w:t xml:space="preserve">providing </w:t>
      </w:r>
      <w:r w:rsidR="00D436FD">
        <w:t>W</w:t>
      </w:r>
      <w:r w:rsidR="4C47E3ED">
        <w:t xml:space="preserve">ord </w:t>
      </w:r>
      <w:commentRangeEnd w:id="130"/>
      <w:r w:rsidR="002E260E">
        <w:t>i</w:t>
      </w:r>
      <w:r w:rsidR="6431A2DB">
        <w:t>nteraction</w:t>
      </w:r>
      <w:r w:rsidR="002E260E">
        <w:rPr>
          <w:rStyle w:val="CommentReference"/>
        </w:rPr>
        <w:commentReference w:id="130"/>
      </w:r>
      <w:commentRangeEnd w:id="131"/>
      <w:r w:rsidR="002E260E">
        <w:rPr>
          <w:rStyle w:val="CommentReference"/>
        </w:rPr>
        <w:commentReference w:id="131"/>
      </w:r>
      <w:commentRangeEnd w:id="132"/>
      <w:r w:rsidR="002E260E">
        <w:rPr>
          <w:rStyle w:val="CommentReference"/>
        </w:rPr>
        <w:commentReference w:id="132"/>
      </w:r>
      <w:commentRangeEnd w:id="133"/>
      <w:r>
        <w:rPr>
          <w:rStyle w:val="CommentReference"/>
        </w:rPr>
        <w:commentReference w:id="133"/>
      </w:r>
      <w:r w:rsidR="002E260E">
        <w:t xml:space="preserve">, users will be able to edit content in Word </w:t>
      </w:r>
      <w:r w:rsidR="7B7C1FC5">
        <w:t>and import it to the Drupal system. Similarly</w:t>
      </w:r>
      <w:r w:rsidR="00BB1589">
        <w:t>,</w:t>
      </w:r>
      <w:r w:rsidR="7B7C1FC5">
        <w:t xml:space="preserve"> they will be able to export to a basic </w:t>
      </w:r>
      <w:r w:rsidR="00BB1589">
        <w:t>MS</w:t>
      </w:r>
      <w:r w:rsidR="7B7C1FC5">
        <w:t xml:space="preserve"> word format document after the document is finalized.</w:t>
      </w:r>
    </w:p>
    <w:p w14:paraId="30B0D22B" w14:textId="4D75E826" w:rsidR="002E260E" w:rsidRDefault="002E260E" w:rsidP="002E260E">
      <w:pPr>
        <w:jc w:val="both"/>
      </w:pPr>
      <w:commentRangeStart w:id="135"/>
      <w:commentRangeStart w:id="136"/>
      <w:r w:rsidRPr="2F142E47">
        <w:rPr>
          <w:b/>
          <w:bCs/>
        </w:rPr>
        <w:t xml:space="preserve">Custom </w:t>
      </w:r>
      <w:proofErr w:type="spellStart"/>
      <w:r w:rsidRPr="2F142E47">
        <w:rPr>
          <w:b/>
          <w:bCs/>
        </w:rPr>
        <w:t>CKEditor</w:t>
      </w:r>
      <w:proofErr w:type="spellEnd"/>
      <w:r w:rsidRPr="2F142E47">
        <w:rPr>
          <w:b/>
          <w:bCs/>
        </w:rPr>
        <w:t xml:space="preserve"> Configuration</w:t>
      </w:r>
      <w:r w:rsidR="00CE4EA9">
        <w:rPr>
          <w:b/>
          <w:bCs/>
        </w:rPr>
        <w:t>.</w:t>
      </w:r>
      <w:r w:rsidRPr="2F142E47">
        <w:t xml:space="preserve"> </w:t>
      </w:r>
      <w:commentRangeEnd w:id="135"/>
      <w:r w:rsidR="006A612E">
        <w:rPr>
          <w:rStyle w:val="CommentReference"/>
        </w:rPr>
        <w:commentReference w:id="135"/>
      </w:r>
      <w:commentRangeEnd w:id="136"/>
      <w:r w:rsidR="00F13AFB">
        <w:rPr>
          <w:rStyle w:val="CommentReference"/>
        </w:rPr>
        <w:commentReference w:id="136"/>
      </w:r>
      <w:r w:rsidR="003044DC">
        <w:t>In</w:t>
      </w:r>
      <w:r w:rsidRPr="2F142E47">
        <w:t xml:space="preserve"> the Drupal CMS, we will configure </w:t>
      </w:r>
      <w:proofErr w:type="spellStart"/>
      <w:r w:rsidRPr="2F142E47">
        <w:t>CKEditor</w:t>
      </w:r>
      <w:proofErr w:type="spellEnd"/>
      <w:r w:rsidRPr="2F142E47">
        <w:t xml:space="preserve"> to offer Word-like editing functionality for staff. This </w:t>
      </w:r>
      <w:r w:rsidR="003044DC">
        <w:t>offers</w:t>
      </w:r>
      <w:r w:rsidRPr="2F142E47">
        <w:t xml:space="preserve"> a consistent editing experience across Word and Drupal, allowing users to format text, manage tables, and work with complex documents.</w:t>
      </w:r>
      <w:r w:rsidR="008730AE">
        <w:t xml:space="preserve"> </w:t>
      </w:r>
      <w:proofErr w:type="gramStart"/>
      <w:r w:rsidR="007A75DB">
        <w:t>Similar to</w:t>
      </w:r>
      <w:proofErr w:type="gramEnd"/>
      <w:r w:rsidR="007A75DB">
        <w:t xml:space="preserve"> </w:t>
      </w:r>
      <w:r w:rsidRPr="2F142E47">
        <w:t xml:space="preserve">our </w:t>
      </w:r>
      <w:r w:rsidR="007A75DB">
        <w:t>customer success story for</w:t>
      </w:r>
      <w:r w:rsidRPr="2F142E47">
        <w:t xml:space="preserve"> GSA.gov, </w:t>
      </w:r>
      <w:r w:rsidR="00962F1B">
        <w:t>our team</w:t>
      </w:r>
      <w:r w:rsidRPr="2F142E47">
        <w:t xml:space="preserve"> will enable NTIA staff to draft and review Redbook content in Word, </w:t>
      </w:r>
      <w:r w:rsidR="00962F1B">
        <w:t>to preserve</w:t>
      </w:r>
      <w:r w:rsidRPr="2F142E47">
        <w:t xml:space="preserve"> formatting. Documents can then be imported directly into Drupal for web publishing, with minimal manual intervention.</w:t>
      </w:r>
      <w:r w:rsidR="005F2DEE">
        <w:t xml:space="preserve"> </w:t>
      </w:r>
      <w:r w:rsidRPr="2F142E47">
        <w:t xml:space="preserve">As in our work with GSA’s FAR and procurement regulations, where we managed structured regulation content in Drupal, we will create custom content types for the Redbook, allowing NTIA staff to easily manage sections, tables, and figures. Version control and workflows will </w:t>
      </w:r>
      <w:r w:rsidR="00E87C52">
        <w:t>allow</w:t>
      </w:r>
      <w:r w:rsidRPr="2F142E47">
        <w:t xml:space="preserve"> </w:t>
      </w:r>
      <w:r w:rsidR="00DE161E">
        <w:t>them</w:t>
      </w:r>
      <w:r w:rsidR="00AD0332">
        <w:t xml:space="preserve"> to </w:t>
      </w:r>
      <w:r w:rsidR="00051120">
        <w:t xml:space="preserve">easily </w:t>
      </w:r>
      <w:r w:rsidRPr="2F142E47">
        <w:t xml:space="preserve">log, track, and review </w:t>
      </w:r>
      <w:r w:rsidR="00051120" w:rsidRPr="2F142E47">
        <w:t>content updates</w:t>
      </w:r>
      <w:r w:rsidRPr="2F142E47">
        <w:t xml:space="preserve"> before publishing.</w:t>
      </w:r>
    </w:p>
    <w:p w14:paraId="70CA817A" w14:textId="5B7DD995" w:rsidR="00180365" w:rsidRDefault="00481E84" w:rsidP="007C6549">
      <w:pPr>
        <w:spacing w:after="0"/>
      </w:pPr>
      <w:r w:rsidRPr="6B9F715F">
        <w:rPr>
          <w:b/>
          <w:bCs/>
          <w:i/>
          <w:iCs/>
        </w:rPr>
        <w:t xml:space="preserve">(b) </w:t>
      </w:r>
      <w:r w:rsidR="61C1F8E9" w:rsidRPr="6B9F715F">
        <w:rPr>
          <w:b/>
          <w:bCs/>
          <w:i/>
          <w:iCs/>
        </w:rPr>
        <w:t>MS Word Integration</w:t>
      </w:r>
      <w:r w:rsidR="00A0250F">
        <w:rPr>
          <w:b/>
          <w:bCs/>
          <w:i/>
          <w:iCs/>
        </w:rPr>
        <w:t xml:space="preserve"> [SOO Section 4.2(1)</w:t>
      </w:r>
      <w:r w:rsidR="007C6549">
        <w:rPr>
          <w:b/>
          <w:bCs/>
          <w:i/>
          <w:iCs/>
        </w:rPr>
        <w:t>b</w:t>
      </w:r>
      <w:r w:rsidR="00A0250F">
        <w:rPr>
          <w:b/>
          <w:bCs/>
          <w:i/>
          <w:iCs/>
        </w:rPr>
        <w:t>]</w:t>
      </w:r>
      <w:r w:rsidR="007C6549">
        <w:rPr>
          <w:b/>
          <w:bCs/>
          <w:i/>
          <w:iCs/>
        </w:rPr>
        <w:t xml:space="preserve">. </w:t>
      </w:r>
      <w:r w:rsidR="00180365">
        <w:t xml:space="preserve">A critical feature of </w:t>
      </w:r>
      <w:r w:rsidR="22B45BC8">
        <w:t>our solution</w:t>
      </w:r>
      <w:r w:rsidR="00180365">
        <w:t xml:space="preserve"> is its </w:t>
      </w:r>
      <w:r w:rsidR="28D129A6">
        <w:t xml:space="preserve">ability to interact with MS </w:t>
      </w:r>
      <w:r w:rsidR="00180365">
        <w:t xml:space="preserve">Word while preserving complex formatting, including tables, footnotes, and figures. In GSA.gov, we successfully implemented a system where regulatory documents could be </w:t>
      </w:r>
      <w:r w:rsidR="106CE6A0">
        <w:t>im</w:t>
      </w:r>
      <w:r w:rsidR="00180365">
        <w:t xml:space="preserve">ported </w:t>
      </w:r>
      <w:r w:rsidR="7F27362C">
        <w:t>from</w:t>
      </w:r>
      <w:r w:rsidR="00180365">
        <w:t xml:space="preserve"> Word</w:t>
      </w:r>
      <w:r w:rsidR="53290461">
        <w:t>.</w:t>
      </w:r>
      <w:r w:rsidR="00180365">
        <w:t xml:space="preserve"> For the Redbook, we will </w:t>
      </w:r>
      <w:r w:rsidR="00452CAB">
        <w:t>use</w:t>
      </w:r>
      <w:r w:rsidR="00180365">
        <w:t xml:space="preserve"> </w:t>
      </w:r>
      <w:commentRangeStart w:id="137"/>
      <w:r w:rsidR="00180365">
        <w:t>similar techniques</w:t>
      </w:r>
      <w:r w:rsidR="61B5BA78">
        <w:t xml:space="preserve"> </w:t>
      </w:r>
      <w:commentRangeEnd w:id="137"/>
      <w:r w:rsidR="00180365">
        <w:rPr>
          <w:rStyle w:val="CommentReference"/>
        </w:rPr>
        <w:commentReference w:id="137"/>
      </w:r>
      <w:r w:rsidR="00180365">
        <w:t xml:space="preserve"> </w:t>
      </w:r>
      <w:r w:rsidR="00452CAB">
        <w:t>so</w:t>
      </w:r>
      <w:r w:rsidR="00180365">
        <w:t xml:space="preserve"> the Redbook’s complex formatting </w:t>
      </w:r>
      <w:r w:rsidR="00452CAB">
        <w:t>(e.g.</w:t>
      </w:r>
      <w:r w:rsidR="00DA1B57">
        <w:t>,</w:t>
      </w:r>
      <w:r w:rsidR="00180365">
        <w:t xml:space="preserve"> frequency tables</w:t>
      </w:r>
      <w:r w:rsidR="00452CAB">
        <w:t>)</w:t>
      </w:r>
      <w:r w:rsidR="00180365">
        <w:t xml:space="preserve"> remains intact when </w:t>
      </w:r>
      <w:r w:rsidR="59CAD105">
        <w:t>word documents are imported to the website. Similarly</w:t>
      </w:r>
      <w:r w:rsidR="4665312A">
        <w:t>,</w:t>
      </w:r>
      <w:r w:rsidR="59CAD105">
        <w:t xml:space="preserve"> a feature to export the </w:t>
      </w:r>
      <w:r w:rsidR="504D59E8">
        <w:t>document</w:t>
      </w:r>
      <w:r w:rsidR="59CAD105">
        <w:t xml:space="preserve"> to word and other formats like pdf will be provided. We recommend that </w:t>
      </w:r>
      <w:r w:rsidR="45562F72">
        <w:t xml:space="preserve">once the documents are imported the final </w:t>
      </w:r>
      <w:r w:rsidR="09E75DC8">
        <w:t>editing</w:t>
      </w:r>
      <w:r w:rsidR="45562F72">
        <w:t xml:space="preserve"> happen at a </w:t>
      </w:r>
      <w:r w:rsidR="1F296CEE">
        <w:t>specific</w:t>
      </w:r>
      <w:r w:rsidR="45562F72">
        <w:t xml:space="preserve"> </w:t>
      </w:r>
      <w:r w:rsidR="00BB1589">
        <w:t>location, which</w:t>
      </w:r>
      <w:r w:rsidR="45562F72">
        <w:t xml:space="preserve"> is Drupal so that </w:t>
      </w:r>
      <w:r w:rsidR="3786238B">
        <w:t>workflow</w:t>
      </w:r>
      <w:r w:rsidR="45562F72">
        <w:t xml:space="preserve">, track changes, versions will be available at a single place for review for </w:t>
      </w:r>
      <w:r w:rsidR="1165331D">
        <w:t>everyone</w:t>
      </w:r>
      <w:r w:rsidR="10990718">
        <w:t xml:space="preserve"> involved</w:t>
      </w:r>
      <w:r w:rsidR="45562F72">
        <w:t>.</w:t>
      </w:r>
    </w:p>
    <w:p w14:paraId="732E9E27" w14:textId="67FADB52" w:rsidR="004D03EE" w:rsidRDefault="00481E84" w:rsidP="00A0250F">
      <w:pPr>
        <w:spacing w:after="0"/>
      </w:pPr>
      <w:r>
        <w:rPr>
          <w:b/>
          <w:bCs/>
          <w:i/>
          <w:iCs/>
        </w:rPr>
        <w:t xml:space="preserve">(c) </w:t>
      </w:r>
      <w:r w:rsidR="008448CB" w:rsidRPr="008448CB">
        <w:rPr>
          <w:b/>
          <w:bCs/>
          <w:i/>
          <w:iCs/>
        </w:rPr>
        <w:t xml:space="preserve">Produces final </w:t>
      </w:r>
      <w:r w:rsidR="008F4B05">
        <w:rPr>
          <w:b/>
          <w:bCs/>
          <w:i/>
          <w:iCs/>
        </w:rPr>
        <w:t>W</w:t>
      </w:r>
      <w:r w:rsidR="008448CB" w:rsidRPr="008448CB">
        <w:rPr>
          <w:b/>
          <w:bCs/>
          <w:i/>
          <w:iCs/>
        </w:rPr>
        <w:t xml:space="preserve">ord and </w:t>
      </w:r>
      <w:r w:rsidR="00F15D24">
        <w:rPr>
          <w:b/>
          <w:bCs/>
          <w:i/>
          <w:iCs/>
        </w:rPr>
        <w:t>PDF</w:t>
      </w:r>
      <w:r w:rsidR="008448CB" w:rsidRPr="008448CB">
        <w:rPr>
          <w:b/>
          <w:bCs/>
          <w:i/>
          <w:iCs/>
        </w:rPr>
        <w:t xml:space="preserve"> products of the Redbook </w:t>
      </w:r>
      <w:r w:rsidR="00A0250F">
        <w:rPr>
          <w:b/>
          <w:bCs/>
          <w:i/>
          <w:iCs/>
        </w:rPr>
        <w:t xml:space="preserve">[SOO Section 4.2(1)c]. </w:t>
      </w:r>
      <w:r w:rsidR="004D03EE" w:rsidRPr="2F142E47">
        <w:t>The system will support the creation of final Word and PDF versions of the Redbook, automating much of the manual work currently involved in assembling these documents.</w:t>
      </w:r>
      <w:r w:rsidR="00543738">
        <w:t xml:space="preserve"> </w:t>
      </w:r>
      <w:r w:rsidR="004D03EE" w:rsidRPr="2F142E47">
        <w:t xml:space="preserve">Based on our experience automating the generation of final </w:t>
      </w:r>
      <w:r w:rsidR="00E615EB">
        <w:t>FAR</w:t>
      </w:r>
      <w:r w:rsidR="004D03EE" w:rsidRPr="2F142E47">
        <w:t xml:space="preserve"> documents for GSA.gov, we will integrate tools </w:t>
      </w:r>
      <w:r w:rsidR="00E615EB">
        <w:t>such as</w:t>
      </w:r>
      <w:r w:rsidR="004D03EE" w:rsidRPr="2F142E47">
        <w:t xml:space="preserve"> </w:t>
      </w:r>
      <w:proofErr w:type="spellStart"/>
      <w:r w:rsidR="004D03EE" w:rsidRPr="2F142E47">
        <w:t>dompdf</w:t>
      </w:r>
      <w:proofErr w:type="spellEnd"/>
      <w:r w:rsidR="004D03EE" w:rsidRPr="2F142E47">
        <w:t xml:space="preserve"> or TCPDF into Drupal to generate high quality, print ready PDFs. For Word exports, we will create custom templates </w:t>
      </w:r>
      <w:r w:rsidR="006571A2">
        <w:t>to</w:t>
      </w:r>
      <w:r w:rsidR="004D03EE" w:rsidRPr="2F142E47">
        <w:t xml:space="preserve"> meet NTIA’s formatting and style requirements</w:t>
      </w:r>
      <w:r w:rsidR="006571A2">
        <w:t xml:space="preserve"> for </w:t>
      </w:r>
      <w:r w:rsidR="00FB4A91">
        <w:t>t</w:t>
      </w:r>
      <w:r w:rsidR="006571A2">
        <w:t xml:space="preserve">he </w:t>
      </w:r>
      <w:r w:rsidR="006571A2" w:rsidRPr="2F142E47">
        <w:t>final Redbook documents</w:t>
      </w:r>
      <w:r w:rsidR="004D03EE" w:rsidRPr="2F142E47">
        <w:t>.</w:t>
      </w:r>
    </w:p>
    <w:p w14:paraId="69FE65B2" w14:textId="4BFF2F4A" w:rsidR="004D03EE" w:rsidRDefault="00481E84" w:rsidP="00713407">
      <w:pPr>
        <w:spacing w:after="0"/>
      </w:pPr>
      <w:r>
        <w:rPr>
          <w:b/>
          <w:bCs/>
          <w:i/>
          <w:iCs/>
        </w:rPr>
        <w:t xml:space="preserve">(d) </w:t>
      </w:r>
      <w:commentRangeStart w:id="138"/>
      <w:r w:rsidR="008448CB" w:rsidRPr="008448CB">
        <w:rPr>
          <w:b/>
          <w:bCs/>
          <w:i/>
          <w:iCs/>
        </w:rPr>
        <w:t>Allows for updating information on website</w:t>
      </w:r>
      <w:r w:rsidR="00CE4EA9">
        <w:rPr>
          <w:b/>
          <w:bCs/>
          <w:i/>
          <w:iCs/>
        </w:rPr>
        <w:t xml:space="preserve"> </w:t>
      </w:r>
      <w:commentRangeEnd w:id="138"/>
      <w:r w:rsidR="003E308A">
        <w:rPr>
          <w:b/>
          <w:bCs/>
          <w:i/>
          <w:iCs/>
        </w:rPr>
        <w:t>[SOO Section 4.2</w:t>
      </w:r>
      <w:r w:rsidR="00ED5F09">
        <w:rPr>
          <w:b/>
          <w:bCs/>
          <w:i/>
          <w:iCs/>
        </w:rPr>
        <w:t>(1)</w:t>
      </w:r>
      <w:r w:rsidR="003E308A">
        <w:rPr>
          <w:b/>
          <w:bCs/>
          <w:i/>
          <w:iCs/>
        </w:rPr>
        <w:t>d</w:t>
      </w:r>
      <w:r w:rsidR="00A0250F">
        <w:rPr>
          <w:b/>
          <w:bCs/>
          <w:i/>
          <w:iCs/>
        </w:rPr>
        <w:t>].</w:t>
      </w:r>
      <w:r w:rsidR="00713407">
        <w:rPr>
          <w:b/>
          <w:bCs/>
          <w:i/>
          <w:iCs/>
        </w:rPr>
        <w:t xml:space="preserve"> </w:t>
      </w:r>
      <w:r>
        <w:rPr>
          <w:rStyle w:val="CommentReference"/>
        </w:rPr>
        <w:commentReference w:id="138"/>
      </w:r>
      <w:r w:rsidR="004D03EE" w:rsidRPr="2F142E47">
        <w:t xml:space="preserve">NTIA staff </w:t>
      </w:r>
      <w:r w:rsidR="0094150B">
        <w:t xml:space="preserve">want </w:t>
      </w:r>
      <w:r w:rsidR="004D03EE" w:rsidRPr="2F142E47">
        <w:t>to update Redbook content in real time</w:t>
      </w:r>
      <w:r w:rsidR="0094150B">
        <w:t>.</w:t>
      </w:r>
      <w:r w:rsidR="004D03EE" w:rsidRPr="2F142E47">
        <w:t xml:space="preserve"> </w:t>
      </w:r>
      <w:r w:rsidR="0094150B" w:rsidRPr="2F142E47">
        <w:t xml:space="preserve">Our solution will </w:t>
      </w:r>
      <w:r w:rsidR="004D03EE" w:rsidRPr="2F142E47">
        <w:t>ensur</w:t>
      </w:r>
      <w:r w:rsidR="0094150B">
        <w:t>e</w:t>
      </w:r>
      <w:r w:rsidR="004D03EE" w:rsidRPr="2F142E47">
        <w:t xml:space="preserve"> any changes made in Word or Drupal are immediately reflected on the website after passing though the basic workflow.</w:t>
      </w:r>
      <w:r w:rsidR="00800A52">
        <w:t xml:space="preserve"> </w:t>
      </w:r>
      <w:r w:rsidR="004D03EE" w:rsidRPr="2F142E47">
        <w:t xml:space="preserve">In GSA’s FAR modernization project, we implemented a system where regulation updates made in Word were synchronized with the website. </w:t>
      </w:r>
      <w:r w:rsidR="003C36B6" w:rsidRPr="2F142E47">
        <w:t>Similarly,</w:t>
      </w:r>
      <w:r w:rsidR="004D03EE" w:rsidRPr="2F142E47">
        <w:t xml:space="preserve"> for NTIA, we will automate the process of syncing Redbook content updates between Word and Drupal, ensuring the website is always up to date. This eliminates the need for manual updates and reduces the likelihood of errors.</w:t>
      </w:r>
    </w:p>
    <w:p w14:paraId="0AF47FE3" w14:textId="266C9C2F" w:rsidR="008448CB" w:rsidRDefault="008448CB" w:rsidP="0064242F">
      <w:pPr>
        <w:pStyle w:val="Heading3"/>
      </w:pPr>
      <w:bookmarkStart w:id="139" w:name="_Toc177317390"/>
      <w:r w:rsidRPr="00B235C6">
        <w:t xml:space="preserve">Refine Process with </w:t>
      </w:r>
      <w:r w:rsidR="00B235C6">
        <w:t>S</w:t>
      </w:r>
      <w:r w:rsidRPr="00B235C6">
        <w:t xml:space="preserve">takeholder </w:t>
      </w:r>
      <w:r w:rsidR="00B235C6">
        <w:t>E</w:t>
      </w:r>
      <w:r w:rsidRPr="00B235C6">
        <w:t>ngagement</w:t>
      </w:r>
      <w:r w:rsidR="003F694C">
        <w:t xml:space="preserve"> [SOO Section 4.3(2</w:t>
      </w:r>
      <w:bookmarkEnd w:id="139"/>
      <w:r w:rsidR="003F694C">
        <w:t>)</w:t>
      </w:r>
      <w:r w:rsidR="00743EF9">
        <w:t>]</w:t>
      </w:r>
    </w:p>
    <w:p w14:paraId="39024994" w14:textId="67C7978B" w:rsidR="007B0823" w:rsidRDefault="0064242F" w:rsidP="005A1CF9">
      <w:r>
        <w:rPr>
          <w:b/>
          <w:bCs/>
          <w:i/>
          <w:iCs/>
        </w:rPr>
        <w:t xml:space="preserve">(a) </w:t>
      </w:r>
      <w:commentRangeStart w:id="140"/>
      <w:r w:rsidR="008448CB" w:rsidRPr="008448CB">
        <w:rPr>
          <w:b/>
          <w:bCs/>
          <w:i/>
          <w:iCs/>
        </w:rPr>
        <w:t>Utilize an agile methodology to engage stakeholders and refine the solution</w:t>
      </w:r>
      <w:commentRangeEnd w:id="140"/>
      <w:r>
        <w:rPr>
          <w:rStyle w:val="CommentReference"/>
        </w:rPr>
        <w:commentReference w:id="140"/>
      </w:r>
      <w:r w:rsidR="005A1CF9">
        <w:rPr>
          <w:b/>
          <w:bCs/>
          <w:i/>
          <w:iCs/>
        </w:rPr>
        <w:t xml:space="preserve">. </w:t>
      </w:r>
      <w:r w:rsidR="00026A87">
        <w:t>NTIA aims to</w:t>
      </w:r>
      <w:r w:rsidR="0FAA3378" w:rsidRPr="2F142E47">
        <w:t xml:space="preserve"> streamline and enhance the content delivery process for both the creation of the Redbook and its corresponding website management. This includes seamless interaction with Word for drafting, reviewing, and publishing updates to the Redbook, as well as the automatic synchronization of updates on the website. </w:t>
      </w:r>
      <w:r w:rsidR="00FD4047">
        <w:t>To meet the objectives of the SOO</w:t>
      </w:r>
      <w:r w:rsidR="00C76286">
        <w:t xml:space="preserve"> </w:t>
      </w:r>
      <w:r w:rsidR="004F450C">
        <w:t>and</w:t>
      </w:r>
      <w:r w:rsidR="00333FFC">
        <w:t xml:space="preserve"> </w:t>
      </w:r>
      <w:r w:rsidR="00D25A63">
        <w:t xml:space="preserve">efficiently manage and deliver </w:t>
      </w:r>
      <w:r w:rsidR="0FAA3378" w:rsidRPr="2F142E47">
        <w:t>content</w:t>
      </w:r>
      <w:r w:rsidR="008D31CC">
        <w:t>, our approach</w:t>
      </w:r>
      <w:r w:rsidR="0005249E">
        <w:t xml:space="preserve"> centers on</w:t>
      </w:r>
      <w:r w:rsidR="008D31CC">
        <w:t xml:space="preserve"> </w:t>
      </w:r>
      <w:r w:rsidR="00630F16">
        <w:t xml:space="preserve">an </w:t>
      </w:r>
      <w:r w:rsidR="006A3BCA">
        <w:t>a</w:t>
      </w:r>
      <w:r w:rsidR="00630F16">
        <w:t>gile</w:t>
      </w:r>
      <w:r w:rsidR="00E41439">
        <w:t xml:space="preserve"> </w:t>
      </w:r>
      <w:r w:rsidR="00E41439" w:rsidRPr="2F142E47">
        <w:t xml:space="preserve">methodology for frequent </w:t>
      </w:r>
      <w:r w:rsidR="000341F9">
        <w:t xml:space="preserve">stakeholder </w:t>
      </w:r>
      <w:r w:rsidR="00E41439" w:rsidRPr="2F142E47">
        <w:t>feedback and iterative development</w:t>
      </w:r>
      <w:r w:rsidR="005A0E53">
        <w:t>,</w:t>
      </w:r>
      <w:r w:rsidR="0FAA3378" w:rsidRPr="2F142E47">
        <w:t xml:space="preserve"> while reducing manual process, enhancing automation, and ensuring sustainability</w:t>
      </w:r>
      <w:r w:rsidR="00571BE7">
        <w:t>.</w:t>
      </w:r>
    </w:p>
    <w:tbl>
      <w:tblPr>
        <w:tblStyle w:val="RIVAtablestyle"/>
        <w:tblW w:w="0" w:type="auto"/>
        <w:tblLook w:val="04A0" w:firstRow="1" w:lastRow="0" w:firstColumn="1" w:lastColumn="0" w:noHBand="0" w:noVBand="1"/>
      </w:tblPr>
      <w:tblGrid>
        <w:gridCol w:w="1797"/>
        <w:gridCol w:w="7557"/>
      </w:tblGrid>
      <w:tr w:rsidR="00F94736" w14:paraId="1981A5A7" w14:textId="77777777" w:rsidTr="002F4493">
        <w:trPr>
          <w:cnfStyle w:val="100000000000" w:firstRow="1" w:lastRow="0" w:firstColumn="0" w:lastColumn="0" w:oddVBand="0" w:evenVBand="0" w:oddHBand="0" w:evenHBand="0" w:firstRowFirstColumn="0" w:firstRowLastColumn="0" w:lastRowFirstColumn="0" w:lastRowLastColumn="0"/>
          <w:trHeight w:val="238"/>
          <w:tblHeader/>
        </w:trPr>
        <w:tc>
          <w:tcPr>
            <w:tcW w:w="1797" w:type="dxa"/>
          </w:tcPr>
          <w:p w14:paraId="7A5FEC65" w14:textId="5F42EB8E" w:rsidR="00F94736" w:rsidRPr="00CC4F90" w:rsidRDefault="00F94736" w:rsidP="005B20E2">
            <w:pPr>
              <w:pStyle w:val="Tableheading"/>
              <w:rPr>
                <w:b w:val="0"/>
              </w:rPr>
            </w:pPr>
            <w:r>
              <w:t>Agile Element</w:t>
            </w:r>
          </w:p>
        </w:tc>
        <w:tc>
          <w:tcPr>
            <w:tcW w:w="7557" w:type="dxa"/>
          </w:tcPr>
          <w:p w14:paraId="4CFCCE42" w14:textId="15668A8C" w:rsidR="00F94736" w:rsidRPr="00CC4F90" w:rsidRDefault="00F94736" w:rsidP="005B20E2">
            <w:pPr>
              <w:pStyle w:val="Tableheading"/>
            </w:pPr>
            <w:r>
              <w:t>Approach Details</w:t>
            </w:r>
          </w:p>
        </w:tc>
      </w:tr>
      <w:tr w:rsidR="00F94736" w14:paraId="4365F6F1" w14:textId="77777777" w:rsidTr="002F4493">
        <w:tc>
          <w:tcPr>
            <w:tcW w:w="1797" w:type="dxa"/>
          </w:tcPr>
          <w:p w14:paraId="1DBCABD2" w14:textId="5E5D9AC6" w:rsidR="00F94736" w:rsidRPr="005B20E2" w:rsidRDefault="00F94736" w:rsidP="005B20E2">
            <w:pPr>
              <w:pStyle w:val="TableText"/>
              <w:rPr>
                <w:b/>
              </w:rPr>
            </w:pPr>
            <w:r w:rsidRPr="005B20E2">
              <w:rPr>
                <w:b/>
              </w:rPr>
              <w:t>Agile Methodology for Stakeholder Engagement</w:t>
            </w:r>
          </w:p>
        </w:tc>
        <w:tc>
          <w:tcPr>
            <w:tcW w:w="7557" w:type="dxa"/>
          </w:tcPr>
          <w:p w14:paraId="4F7E6ED1" w14:textId="6948AE0B" w:rsidR="00F94736" w:rsidRPr="005B20E2" w:rsidRDefault="00F94736" w:rsidP="005B20E2">
            <w:pPr>
              <w:pStyle w:val="Tablebullet"/>
              <w:framePr w:wrap="around"/>
            </w:pPr>
            <w:r w:rsidRPr="005B20E2">
              <w:t>Deliver incremental updates and functional prototypes to NTIA stakeholders</w:t>
            </w:r>
            <w:r w:rsidR="00946001">
              <w:t>.</w:t>
            </w:r>
          </w:p>
          <w:p w14:paraId="406E21C4" w14:textId="77777777" w:rsidR="00F94736" w:rsidRPr="005B20E2" w:rsidRDefault="00F94736" w:rsidP="005B20E2">
            <w:pPr>
              <w:pStyle w:val="Tablebullet"/>
              <w:framePr w:wrap="around"/>
            </w:pPr>
            <w:r w:rsidRPr="005B20E2">
              <w:t>Utilize short development cycles (sprints) to develop and refine features.</w:t>
            </w:r>
          </w:p>
          <w:p w14:paraId="5C122DE0" w14:textId="77777777" w:rsidR="00F94736" w:rsidRPr="005B20E2" w:rsidRDefault="00F94736" w:rsidP="005B20E2">
            <w:pPr>
              <w:pStyle w:val="Tablebullet"/>
              <w:framePr w:wrap="around"/>
            </w:pPr>
            <w:r w:rsidRPr="005B20E2">
              <w:t>Focus on core functionalities such as Word integration, PDF generation, and website updates. This approach ensures that NTIA can provide feedback early and often, helping us tailor the solution to meet real world needs.</w:t>
            </w:r>
          </w:p>
          <w:p w14:paraId="4076C3C4" w14:textId="77777777" w:rsidR="00F94736" w:rsidRPr="005B20E2" w:rsidRDefault="00F94736" w:rsidP="005B20E2">
            <w:pPr>
              <w:pStyle w:val="Tablebullet"/>
              <w:framePr w:wrap="around"/>
            </w:pPr>
            <w:r w:rsidRPr="005B20E2">
              <w:t>Schedule frequent reviews and demos for NTIA staff.</w:t>
            </w:r>
          </w:p>
          <w:p w14:paraId="6A185AF2" w14:textId="606E30FF" w:rsidR="00F94736" w:rsidRPr="00F94736" w:rsidRDefault="00F94736" w:rsidP="005B20E2">
            <w:pPr>
              <w:pStyle w:val="Tablebullet"/>
              <w:framePr w:wrap="around"/>
              <w:rPr>
                <w:sz w:val="24"/>
                <w:szCs w:val="24"/>
              </w:rPr>
            </w:pPr>
            <w:r w:rsidRPr="005B20E2">
              <w:t xml:space="preserve">Allow users to test the system early, </w:t>
            </w:r>
            <w:r w:rsidR="004A0F4C">
              <w:t>to evolve</w:t>
            </w:r>
            <w:r w:rsidRPr="005B20E2">
              <w:t xml:space="preserve"> the system </w:t>
            </w:r>
            <w:r w:rsidR="004A0F4C">
              <w:t>using</w:t>
            </w:r>
            <w:r w:rsidRPr="005B20E2">
              <w:t xml:space="preserve"> their feedback.</w:t>
            </w:r>
          </w:p>
        </w:tc>
      </w:tr>
      <w:tr w:rsidR="00F94736" w14:paraId="3673EC6B" w14:textId="77777777" w:rsidTr="002F4493">
        <w:trPr>
          <w:cnfStyle w:val="000000010000" w:firstRow="0" w:lastRow="0" w:firstColumn="0" w:lastColumn="0" w:oddVBand="0" w:evenVBand="0" w:oddHBand="0" w:evenHBand="1" w:firstRowFirstColumn="0" w:firstRowLastColumn="0" w:lastRowFirstColumn="0" w:lastRowLastColumn="0"/>
        </w:trPr>
        <w:tc>
          <w:tcPr>
            <w:tcW w:w="1797" w:type="dxa"/>
          </w:tcPr>
          <w:p w14:paraId="39BF4D26" w14:textId="23576E3A" w:rsidR="00F94736" w:rsidRPr="005B20E2" w:rsidRDefault="00F94736" w:rsidP="005B20E2">
            <w:pPr>
              <w:pStyle w:val="TableText"/>
              <w:rPr>
                <w:b/>
              </w:rPr>
            </w:pPr>
            <w:r w:rsidRPr="005B20E2">
              <w:rPr>
                <w:b/>
              </w:rPr>
              <w:t>Coordinating Organizational Change Management</w:t>
            </w:r>
          </w:p>
        </w:tc>
        <w:tc>
          <w:tcPr>
            <w:tcW w:w="7557" w:type="dxa"/>
          </w:tcPr>
          <w:p w14:paraId="76C86185" w14:textId="4A76EF36" w:rsidR="00F94736" w:rsidRPr="005B20E2" w:rsidRDefault="00F94736" w:rsidP="005B20E2">
            <w:pPr>
              <w:pStyle w:val="Tablebullet"/>
              <w:framePr w:wrap="around"/>
            </w:pPr>
            <w:r w:rsidRPr="005B20E2">
              <w:t>Support NTIA staff through the transition with comprehensive training</w:t>
            </w:r>
            <w:r w:rsidR="003B425C">
              <w:t>.</w:t>
            </w:r>
          </w:p>
          <w:p w14:paraId="00523231" w14:textId="77777777" w:rsidR="00F94736" w:rsidRPr="005B20E2" w:rsidRDefault="00F94736" w:rsidP="005B20E2">
            <w:pPr>
              <w:pStyle w:val="Tablebullet"/>
              <w:framePr w:wrap="around"/>
            </w:pPr>
            <w:r w:rsidRPr="005B20E2">
              <w:t xml:space="preserve">Provide training sessions and user documentation for regulatory staff. </w:t>
            </w:r>
          </w:p>
          <w:p w14:paraId="7AFF7D39" w14:textId="15319AEF" w:rsidR="00F94736" w:rsidRPr="005B20E2" w:rsidRDefault="00F94736" w:rsidP="005B20E2">
            <w:pPr>
              <w:pStyle w:val="Tablebullet"/>
              <w:framePr w:wrap="around"/>
            </w:pPr>
            <w:r w:rsidRPr="005B20E2">
              <w:t>Establish clear communication channels so stakeholders are informed of project progress.</w:t>
            </w:r>
          </w:p>
        </w:tc>
      </w:tr>
      <w:tr w:rsidR="00F94736" w14:paraId="16811CC5" w14:textId="77777777" w:rsidTr="002F4493">
        <w:tc>
          <w:tcPr>
            <w:tcW w:w="1797" w:type="dxa"/>
          </w:tcPr>
          <w:p w14:paraId="18419054" w14:textId="6BF795FE" w:rsidR="00F94736" w:rsidRPr="005B20E2" w:rsidRDefault="00F94736" w:rsidP="005B20E2">
            <w:pPr>
              <w:pStyle w:val="TableText"/>
              <w:rPr>
                <w:b/>
              </w:rPr>
            </w:pPr>
            <w:r w:rsidRPr="005B20E2">
              <w:rPr>
                <w:b/>
              </w:rPr>
              <w:t>Long Term Maintainability</w:t>
            </w:r>
          </w:p>
        </w:tc>
        <w:tc>
          <w:tcPr>
            <w:tcW w:w="7557" w:type="dxa"/>
          </w:tcPr>
          <w:p w14:paraId="1958261D" w14:textId="697B46A8" w:rsidR="00F94736" w:rsidRPr="005B20E2" w:rsidRDefault="00F620D2" w:rsidP="005B20E2">
            <w:pPr>
              <w:pStyle w:val="Tablebullet"/>
              <w:framePr w:wrap="around"/>
            </w:pPr>
            <w:r w:rsidRPr="005B20E2">
              <w:t>Allow</w:t>
            </w:r>
            <w:r w:rsidR="00F94736" w:rsidRPr="005B20E2">
              <w:t xml:space="preserve"> staff </w:t>
            </w:r>
            <w:r w:rsidR="001D25A2" w:rsidRPr="005B20E2">
              <w:t>to</w:t>
            </w:r>
            <w:r w:rsidR="00F94736" w:rsidRPr="005B20E2">
              <w:t xml:space="preserve"> manage content independently, without requiring extensive technical support.</w:t>
            </w:r>
          </w:p>
          <w:p w14:paraId="65BAEA45" w14:textId="2B6249E5" w:rsidR="00F94736" w:rsidRPr="005B20E2" w:rsidRDefault="00F94736" w:rsidP="005B20E2">
            <w:pPr>
              <w:pStyle w:val="Tablebullet"/>
              <w:framePr w:wrap="around"/>
            </w:pPr>
            <w:r w:rsidRPr="005B20E2">
              <w:t>Implement automated workflows to manage updates</w:t>
            </w:r>
            <w:r w:rsidR="001D25A2" w:rsidRPr="005B20E2">
              <w:t>.</w:t>
            </w:r>
          </w:p>
          <w:p w14:paraId="4EBA3AB3" w14:textId="1537661F" w:rsidR="00F94736" w:rsidRPr="005B20E2" w:rsidRDefault="00F94736" w:rsidP="005B20E2">
            <w:pPr>
              <w:pStyle w:val="Tablebullet"/>
              <w:framePr w:wrap="around"/>
            </w:pPr>
            <w:r w:rsidRPr="005B20E2">
              <w:t>Develop workflows for Redbook content updates by reducing manual effort and ensuring content is reviewed and approved before going live.</w:t>
            </w:r>
          </w:p>
          <w:p w14:paraId="596AB281" w14:textId="2E0DDE6B" w:rsidR="00F94736" w:rsidRPr="005B20E2" w:rsidRDefault="00F94736" w:rsidP="005B20E2">
            <w:pPr>
              <w:pStyle w:val="Tablebullet"/>
              <w:framePr w:wrap="around"/>
            </w:pPr>
            <w:r w:rsidRPr="005B20E2">
              <w:t>Provide documentation for all system aspects from Word integration to PDF generation.</w:t>
            </w:r>
          </w:p>
          <w:p w14:paraId="6D4ED1A8" w14:textId="42CB2485" w:rsidR="00F94736" w:rsidRPr="005B20E2" w:rsidRDefault="00F94736" w:rsidP="005B20E2">
            <w:pPr>
              <w:pStyle w:val="Tablebullet"/>
              <w:framePr w:wrap="around"/>
            </w:pPr>
            <w:r w:rsidRPr="005B20E2">
              <w:t>Update documentation regularly to reflect any changes made during the project, so the solution remains easy to use and maintain.</w:t>
            </w:r>
          </w:p>
          <w:p w14:paraId="03CE0F39" w14:textId="17D91D92" w:rsidR="00F94736" w:rsidRPr="005B20E2" w:rsidRDefault="00F94736" w:rsidP="005B20E2">
            <w:pPr>
              <w:pStyle w:val="Tablebullet"/>
              <w:framePr w:wrap="around"/>
            </w:pPr>
            <w:r w:rsidRPr="005B20E2">
              <w:t xml:space="preserve">Deliver a content delivery system for NTIA that simplifies the creation, management, and publication of the Redbook. </w:t>
            </w:r>
          </w:p>
          <w:p w14:paraId="264A969F" w14:textId="492143A6" w:rsidR="00F94736" w:rsidRPr="005B20E2" w:rsidRDefault="00F620D2" w:rsidP="005B20E2">
            <w:pPr>
              <w:pStyle w:val="Tablebullet"/>
              <w:framePr w:wrap="around"/>
            </w:pPr>
            <w:r w:rsidRPr="005B20E2">
              <w:t>Deliver</w:t>
            </w:r>
            <w:r w:rsidR="00F94736" w:rsidRPr="005B20E2">
              <w:t xml:space="preserve"> a cost</w:t>
            </w:r>
            <w:r w:rsidR="00AA5C58" w:rsidRPr="005B20E2">
              <w:t>-</w:t>
            </w:r>
            <w:r w:rsidR="00F94736" w:rsidRPr="005B20E2">
              <w:t>effective, sustainable, and compliant system.</w:t>
            </w:r>
          </w:p>
        </w:tc>
      </w:tr>
    </w:tbl>
    <w:p w14:paraId="0C4A4F0F" w14:textId="433A3175" w:rsidR="0FAA3378" w:rsidRPr="00361CE7" w:rsidRDefault="00801BE2" w:rsidP="2F142E47">
      <w:pPr>
        <w:jc w:val="both"/>
        <w:rPr>
          <w:b/>
          <w:i/>
        </w:rPr>
      </w:pPr>
      <w:r>
        <w:t xml:space="preserve">Additional details are available in </w:t>
      </w:r>
      <w:r w:rsidR="00D406E5" w:rsidRPr="00D406E5">
        <w:rPr>
          <w:b/>
          <w:bCs/>
        </w:rPr>
        <w:t>S</w:t>
      </w:r>
      <w:r w:rsidRPr="00D406E5">
        <w:rPr>
          <w:b/>
          <w:bCs/>
        </w:rPr>
        <w:t>ection</w:t>
      </w:r>
      <w:r w:rsidRPr="00D406E5">
        <w:rPr>
          <w:b/>
        </w:rPr>
        <w:t xml:space="preserve"> </w:t>
      </w:r>
      <w:r w:rsidRPr="00361CE7">
        <w:rPr>
          <w:b/>
          <w:bCs/>
          <w:i/>
          <w:iCs/>
        </w:rPr>
        <w:fldChar w:fldCharType="begin"/>
      </w:r>
      <w:r w:rsidRPr="00361CE7">
        <w:rPr>
          <w:b/>
          <w:bCs/>
          <w:i/>
          <w:iCs/>
        </w:rPr>
        <w:instrText xml:space="preserve"> REF _Ref177298653 \w \h </w:instrText>
      </w:r>
      <w:r w:rsidR="00361CE7" w:rsidRPr="00361CE7">
        <w:rPr>
          <w:b/>
          <w:bCs/>
          <w:i/>
          <w:iCs/>
        </w:rPr>
        <w:instrText xml:space="preserve"> \* MERGEFORMAT </w:instrText>
      </w:r>
      <w:r w:rsidRPr="00361CE7">
        <w:rPr>
          <w:b/>
          <w:bCs/>
          <w:i/>
          <w:iCs/>
        </w:rPr>
      </w:r>
      <w:r w:rsidRPr="00361CE7">
        <w:rPr>
          <w:b/>
          <w:bCs/>
          <w:i/>
          <w:iCs/>
        </w:rPr>
        <w:fldChar w:fldCharType="separate"/>
      </w:r>
      <w:r w:rsidRPr="00361CE7">
        <w:rPr>
          <w:b/>
          <w:bCs/>
          <w:i/>
          <w:iCs/>
        </w:rPr>
        <w:t>1.6</w:t>
      </w:r>
      <w:r w:rsidRPr="00361CE7">
        <w:rPr>
          <w:b/>
          <w:bCs/>
          <w:i/>
          <w:iCs/>
        </w:rPr>
        <w:fldChar w:fldCharType="end"/>
      </w:r>
      <w:r w:rsidR="00D752E7" w:rsidRPr="00361CE7">
        <w:rPr>
          <w:b/>
          <w:bCs/>
          <w:i/>
          <w:iCs/>
        </w:rPr>
        <w:t xml:space="preserve">. </w:t>
      </w:r>
    </w:p>
    <w:p w14:paraId="77C17F55" w14:textId="24306806" w:rsidR="00595F3B" w:rsidRDefault="00595F3B" w:rsidP="00595F3B">
      <w:pPr>
        <w:pStyle w:val="Heading2"/>
      </w:pPr>
      <w:bookmarkStart w:id="141" w:name="_Toc177317391"/>
      <w:commentRangeStart w:id="142"/>
      <w:commentRangeStart w:id="143"/>
      <w:commentRangeStart w:id="144"/>
      <w:commentRangeStart w:id="145"/>
      <w:commentRangeStart w:id="146"/>
      <w:r>
        <w:t>Minimum Viable Product</w:t>
      </w:r>
      <w:r w:rsidR="00BE7536">
        <w:t xml:space="preserve"> [SOO Section 4.</w:t>
      </w:r>
      <w:r w:rsidR="008A1FBF">
        <w:t>5</w:t>
      </w:r>
      <w:r w:rsidR="00BE7536">
        <w:t>]</w:t>
      </w:r>
      <w:bookmarkEnd w:id="141"/>
      <w:commentRangeEnd w:id="142"/>
      <w:r>
        <w:rPr>
          <w:rStyle w:val="CommentReference"/>
        </w:rPr>
        <w:commentReference w:id="142"/>
      </w:r>
      <w:commentRangeEnd w:id="143"/>
      <w:r>
        <w:rPr>
          <w:rStyle w:val="CommentReference"/>
        </w:rPr>
        <w:commentReference w:id="143"/>
      </w:r>
      <w:commentRangeEnd w:id="144"/>
      <w:r w:rsidR="00B27A18">
        <w:rPr>
          <w:rStyle w:val="CommentReference"/>
          <w:b w:val="0"/>
          <w:bCs w:val="0"/>
          <w:color w:val="auto"/>
        </w:rPr>
        <w:commentReference w:id="144"/>
      </w:r>
      <w:commentRangeEnd w:id="145"/>
      <w:r w:rsidR="003C46DB">
        <w:rPr>
          <w:rStyle w:val="CommentReference"/>
          <w:b w:val="0"/>
          <w:bCs w:val="0"/>
          <w:color w:val="auto"/>
        </w:rPr>
        <w:commentReference w:id="145"/>
      </w:r>
      <w:commentRangeEnd w:id="146"/>
      <w:r w:rsidR="003C46DB">
        <w:rPr>
          <w:rStyle w:val="CommentReference"/>
          <w:b w:val="0"/>
          <w:bCs w:val="0"/>
          <w:color w:val="auto"/>
        </w:rPr>
        <w:commentReference w:id="146"/>
      </w:r>
    </w:p>
    <w:p w14:paraId="57BFAE3F" w14:textId="5F4AB79F" w:rsidR="5E58B50B" w:rsidRDefault="5E58B50B" w:rsidP="3C34ACDC">
      <w:pPr>
        <w:jc w:val="both"/>
      </w:pPr>
      <w:r w:rsidRPr="3C34ACDC">
        <w:t xml:space="preserve">The Minimum Viable Product (MVP) for the NTIA Redbook modernization project </w:t>
      </w:r>
      <w:r w:rsidR="00875D0E">
        <w:t>requires</w:t>
      </w:r>
      <w:r w:rsidR="00EB31D9">
        <w:t xml:space="preserve"> end</w:t>
      </w:r>
      <w:r w:rsidR="002D71D2">
        <w:t>-</w:t>
      </w:r>
      <w:r w:rsidR="00EB31D9">
        <w:t xml:space="preserve">user availability for the intended solution at aggressive and </w:t>
      </w:r>
      <w:commentRangeStart w:id="149"/>
      <w:r w:rsidR="00550705">
        <w:t>clearly documented</w:t>
      </w:r>
      <w:r w:rsidR="00EB31D9">
        <w:t xml:space="preserve"> intervals </w:t>
      </w:r>
      <w:commentRangeEnd w:id="149"/>
      <w:r w:rsidR="00CB1D26">
        <w:rPr>
          <w:rStyle w:val="CommentReference"/>
        </w:rPr>
        <w:commentReference w:id="149"/>
      </w:r>
      <w:r w:rsidR="00EB31D9">
        <w:t xml:space="preserve">not to exceed </w:t>
      </w:r>
      <w:r w:rsidR="00550705">
        <w:t>six</w:t>
      </w:r>
      <w:r w:rsidR="00EB31D9">
        <w:t xml:space="preserve"> months for the initial </w:t>
      </w:r>
      <w:r w:rsidR="00550705">
        <w:t>demonstration</w:t>
      </w:r>
      <w:r w:rsidR="00EB31D9">
        <w:t xml:space="preserve"> and </w:t>
      </w:r>
      <w:r w:rsidR="00550705">
        <w:t>one</w:t>
      </w:r>
      <w:r w:rsidR="00EB31D9">
        <w:t xml:space="preserve"> year for the delivery of a solution that meets the baseline objectives identified in </w:t>
      </w:r>
      <w:r w:rsidR="00550705">
        <w:t>the</w:t>
      </w:r>
      <w:r w:rsidR="00EB31D9">
        <w:t xml:space="preserve"> SOO.</w:t>
      </w:r>
      <w:r w:rsidRPr="3C34ACDC">
        <w:t xml:space="preserve"> This </w:t>
      </w:r>
      <w:r w:rsidR="00742003">
        <w:t>requirement</w:t>
      </w:r>
      <w:r w:rsidRPr="3C34ACDC">
        <w:t xml:space="preserve"> allows NTIA to begin interacting with the core functionalities of the system early, ensuring that stakeholder feedback is incorporated iteratively into the development cycle, leading to a more refined final product.</w:t>
      </w:r>
    </w:p>
    <w:p w14:paraId="14AB26D6" w14:textId="68AFB5CF" w:rsidR="5E58B50B" w:rsidRDefault="5E58B50B" w:rsidP="00F46B3A">
      <w:pPr>
        <w:pStyle w:val="Heading3"/>
      </w:pPr>
      <w:r w:rsidRPr="3C34ACDC">
        <w:t xml:space="preserve"> </w:t>
      </w:r>
      <w:bookmarkStart w:id="150" w:name="_Toc177317392"/>
      <w:r w:rsidRPr="3C34ACDC">
        <w:t>Objective of the MVP</w:t>
      </w:r>
      <w:bookmarkEnd w:id="150"/>
    </w:p>
    <w:p w14:paraId="2BE162CA" w14:textId="5D0D8B66" w:rsidR="5E58B50B" w:rsidRDefault="5E58B50B" w:rsidP="3C34ACDC">
      <w:pPr>
        <w:jc w:val="both"/>
      </w:pPr>
      <w:r w:rsidRPr="3C34ACDC">
        <w:t>The primary goals of the MVP are</w:t>
      </w:r>
      <w:r w:rsidR="00B658B7">
        <w:t xml:space="preserve"> to </w:t>
      </w:r>
      <w:r w:rsidR="00141887">
        <w:t>create</w:t>
      </w:r>
      <w:r w:rsidRPr="3C34ACDC">
        <w:t xml:space="preserve"> a working prototype with key functionalities within </w:t>
      </w:r>
      <w:r w:rsidR="0018509A">
        <w:t>six</w:t>
      </w:r>
      <w:r w:rsidRPr="3C34ACDC">
        <w:t xml:space="preserve"> months to allow stakeholders to review, test, and provide feedback on the solution.</w:t>
      </w:r>
      <w:r w:rsidR="00D72F26">
        <w:t xml:space="preserve"> Within one year, </w:t>
      </w:r>
      <w:r w:rsidR="00A35E53">
        <w:t xml:space="preserve">the </w:t>
      </w:r>
      <w:r w:rsidRPr="3C34ACDC">
        <w:t xml:space="preserve">solution </w:t>
      </w:r>
      <w:r w:rsidR="00A35E53">
        <w:t>must meet</w:t>
      </w:r>
      <w:r w:rsidRPr="3C34ACDC">
        <w:t xml:space="preserve"> baseline functionalities including:</w:t>
      </w:r>
      <w:r w:rsidR="00A35E53">
        <w:t xml:space="preserve"> </w:t>
      </w:r>
    </w:p>
    <w:p w14:paraId="52AA5C70" w14:textId="16B515A7" w:rsidR="5E58B50B" w:rsidRDefault="5E58B50B" w:rsidP="000967A9">
      <w:pPr>
        <w:pStyle w:val="Bullet1"/>
      </w:pPr>
      <w:r w:rsidRPr="3C34ACDC">
        <w:t>Content extraction, editing, and management through a Drupal based CMS</w:t>
      </w:r>
    </w:p>
    <w:p w14:paraId="4D0B5E34" w14:textId="3C0C71B3" w:rsidR="5E58B50B" w:rsidRDefault="5E58B50B" w:rsidP="000967A9">
      <w:pPr>
        <w:pStyle w:val="Bullet1"/>
      </w:pPr>
      <w:r w:rsidRPr="3C34ACDC">
        <w:t>Integration with Word for seamless content drafting, importing, and exporting, preserving the formatting between Word and the website</w:t>
      </w:r>
    </w:p>
    <w:p w14:paraId="343C8AA1" w14:textId="4472A530" w:rsidR="5E58B50B" w:rsidRDefault="5E58B50B" w:rsidP="000967A9">
      <w:pPr>
        <w:pStyle w:val="Bullet1"/>
      </w:pPr>
      <w:r w:rsidRPr="3C34ACDC">
        <w:t>Interactive search and retrieval functionalities, including advanced filtering for structured data like frequency tables and channel plans</w:t>
      </w:r>
    </w:p>
    <w:p w14:paraId="511C4385" w14:textId="1C3FDA0D" w:rsidR="5E58B50B" w:rsidRDefault="5E58B50B" w:rsidP="000967A9">
      <w:pPr>
        <w:pStyle w:val="Bullet1"/>
      </w:pPr>
      <w:r w:rsidRPr="3C34ACDC">
        <w:t>Automated PDF generation and real time website updates.</w:t>
      </w:r>
    </w:p>
    <w:p w14:paraId="3DB0E651" w14:textId="5FAFFA9B" w:rsidR="5E58B50B" w:rsidRDefault="5E58B50B" w:rsidP="00F46B3A">
      <w:pPr>
        <w:pStyle w:val="Heading3"/>
      </w:pPr>
      <w:bookmarkStart w:id="151" w:name="_Toc177317393"/>
      <w:r w:rsidRPr="3C34ACDC">
        <w:t>Core Features of the MVP</w:t>
      </w:r>
      <w:bookmarkEnd w:id="151"/>
    </w:p>
    <w:p w14:paraId="6F0F7EA7" w14:textId="5783E94D" w:rsidR="5E58B50B" w:rsidRDefault="5E58B50B" w:rsidP="3C34ACDC">
      <w:pPr>
        <w:jc w:val="both"/>
      </w:pPr>
      <w:r w:rsidRPr="3C34ACDC">
        <w:t>The MVP will focus on core function</w:t>
      </w:r>
      <w:r w:rsidR="00534DA0">
        <w:t>s</w:t>
      </w:r>
      <w:r w:rsidRPr="3C34ACDC">
        <w:t xml:space="preserve"> </w:t>
      </w:r>
      <w:r w:rsidR="002D253B">
        <w:t xml:space="preserve">to </w:t>
      </w:r>
      <w:r w:rsidRPr="3C34ACDC">
        <w:t xml:space="preserve">allow NTIA </w:t>
      </w:r>
      <w:r w:rsidR="00534DA0">
        <w:t>users</w:t>
      </w:r>
      <w:r w:rsidRPr="3C34ACDC">
        <w:t xml:space="preserve"> to </w:t>
      </w:r>
      <w:r w:rsidR="00534DA0">
        <w:t>interact</w:t>
      </w:r>
      <w:r w:rsidRPr="3C34ACDC">
        <w:t xml:space="preserve"> with </w:t>
      </w:r>
      <w:r w:rsidR="00534DA0">
        <w:t>it. This includes:</w:t>
      </w:r>
    </w:p>
    <w:tbl>
      <w:tblPr>
        <w:tblStyle w:val="RIVAtablestyle"/>
        <w:tblW w:w="0" w:type="auto"/>
        <w:tblLook w:val="04A0" w:firstRow="1" w:lastRow="0" w:firstColumn="1" w:lastColumn="0" w:noHBand="0" w:noVBand="1"/>
      </w:tblPr>
      <w:tblGrid>
        <w:gridCol w:w="1527"/>
        <w:gridCol w:w="7827"/>
      </w:tblGrid>
      <w:tr w:rsidR="004D7010" w:rsidRPr="00E5783F" w14:paraId="1FDF76C5" w14:textId="77777777" w:rsidTr="00A350C7">
        <w:trPr>
          <w:cnfStyle w:val="100000000000" w:firstRow="1" w:lastRow="0" w:firstColumn="0" w:lastColumn="0" w:oddVBand="0" w:evenVBand="0" w:oddHBand="0" w:evenHBand="0" w:firstRowFirstColumn="0" w:firstRowLastColumn="0" w:lastRowFirstColumn="0" w:lastRowLastColumn="0"/>
          <w:trHeight w:val="238"/>
          <w:tblHeader/>
        </w:trPr>
        <w:tc>
          <w:tcPr>
            <w:tcW w:w="1527" w:type="dxa"/>
          </w:tcPr>
          <w:p w14:paraId="38270B4A" w14:textId="77777777" w:rsidR="004D7010" w:rsidRPr="00E5783F" w:rsidRDefault="004D7010" w:rsidP="009F034B">
            <w:pPr>
              <w:pStyle w:val="Tableheading"/>
              <w:rPr>
                <w:sz w:val="20"/>
                <w:szCs w:val="20"/>
              </w:rPr>
            </w:pPr>
            <w:r w:rsidRPr="00E5783F">
              <w:rPr>
                <w:sz w:val="20"/>
                <w:szCs w:val="20"/>
              </w:rPr>
              <w:t>Feature</w:t>
            </w:r>
          </w:p>
        </w:tc>
        <w:tc>
          <w:tcPr>
            <w:tcW w:w="7827" w:type="dxa"/>
          </w:tcPr>
          <w:p w14:paraId="4CE8F3D8" w14:textId="69B93CCA" w:rsidR="004D7010" w:rsidRPr="00E5783F" w:rsidRDefault="00DA55A3" w:rsidP="009F034B">
            <w:pPr>
              <w:pStyle w:val="Tableheading"/>
              <w:rPr>
                <w:sz w:val="20"/>
                <w:szCs w:val="20"/>
              </w:rPr>
            </w:pPr>
            <w:r w:rsidRPr="00E5783F">
              <w:rPr>
                <w:sz w:val="20"/>
                <w:szCs w:val="20"/>
              </w:rPr>
              <w:t xml:space="preserve">Description </w:t>
            </w:r>
            <w:r w:rsidR="008755BB" w:rsidRPr="00E5783F">
              <w:rPr>
                <w:sz w:val="20"/>
                <w:szCs w:val="20"/>
              </w:rPr>
              <w:t>of MVP Component or Feature</w:t>
            </w:r>
          </w:p>
        </w:tc>
      </w:tr>
      <w:tr w:rsidR="004D7010" w:rsidRPr="00E5783F" w14:paraId="3B21B907" w14:textId="77777777" w:rsidTr="00DA55A3">
        <w:tc>
          <w:tcPr>
            <w:tcW w:w="1527" w:type="dxa"/>
          </w:tcPr>
          <w:p w14:paraId="5ADC1A1D" w14:textId="7B5595AB" w:rsidR="004D7010" w:rsidRPr="00E5783F" w:rsidRDefault="00180BA4" w:rsidP="009F034B">
            <w:pPr>
              <w:pStyle w:val="TableText"/>
              <w:rPr>
                <w:b/>
                <w:sz w:val="20"/>
                <w:szCs w:val="20"/>
              </w:rPr>
            </w:pPr>
            <w:r w:rsidRPr="00E5783F">
              <w:rPr>
                <w:b/>
                <w:sz w:val="20"/>
                <w:szCs w:val="20"/>
              </w:rPr>
              <w:t>Basic Content Management</w:t>
            </w:r>
          </w:p>
        </w:tc>
        <w:tc>
          <w:tcPr>
            <w:tcW w:w="7827" w:type="dxa"/>
          </w:tcPr>
          <w:p w14:paraId="48E2AD5E" w14:textId="403B8AE5" w:rsidR="004D7010" w:rsidRPr="00E5783F" w:rsidRDefault="001620EE" w:rsidP="009F034B">
            <w:pPr>
              <w:pStyle w:val="TableText"/>
              <w:rPr>
                <w:sz w:val="20"/>
                <w:szCs w:val="20"/>
              </w:rPr>
            </w:pPr>
            <w:r w:rsidRPr="00E5783F">
              <w:rPr>
                <w:sz w:val="20"/>
                <w:szCs w:val="20"/>
              </w:rPr>
              <w:t xml:space="preserve">Users will be able to import, edit, and manage Redbook content within the Drupal CMS. The MVP will support </w:t>
            </w:r>
            <w:r w:rsidR="00F558DD" w:rsidRPr="00E5783F">
              <w:rPr>
                <w:sz w:val="20"/>
                <w:szCs w:val="20"/>
              </w:rPr>
              <w:t xml:space="preserve">advanced </w:t>
            </w:r>
            <w:r w:rsidRPr="00E5783F">
              <w:rPr>
                <w:sz w:val="20"/>
                <w:szCs w:val="20"/>
              </w:rPr>
              <w:t>editing tools, version control, workflows for content approval.</w:t>
            </w:r>
          </w:p>
        </w:tc>
      </w:tr>
      <w:tr w:rsidR="004D7010" w:rsidRPr="00E5783F" w14:paraId="28E4155B" w14:textId="77777777" w:rsidTr="00DA55A3">
        <w:trPr>
          <w:cnfStyle w:val="000000010000" w:firstRow="0" w:lastRow="0" w:firstColumn="0" w:lastColumn="0" w:oddVBand="0" w:evenVBand="0" w:oddHBand="0" w:evenHBand="1" w:firstRowFirstColumn="0" w:firstRowLastColumn="0" w:lastRowFirstColumn="0" w:lastRowLastColumn="0"/>
        </w:trPr>
        <w:tc>
          <w:tcPr>
            <w:tcW w:w="1527" w:type="dxa"/>
          </w:tcPr>
          <w:p w14:paraId="17C41F22" w14:textId="741F2D28" w:rsidR="004D7010" w:rsidRPr="00E5783F" w:rsidRDefault="00DA55A3" w:rsidP="009F034B">
            <w:pPr>
              <w:pStyle w:val="TableText"/>
              <w:rPr>
                <w:b/>
                <w:sz w:val="20"/>
                <w:szCs w:val="20"/>
              </w:rPr>
            </w:pPr>
            <w:r w:rsidRPr="00E5783F">
              <w:rPr>
                <w:b/>
                <w:sz w:val="20"/>
                <w:szCs w:val="20"/>
              </w:rPr>
              <w:t>Search and Retrieval</w:t>
            </w:r>
          </w:p>
        </w:tc>
        <w:tc>
          <w:tcPr>
            <w:tcW w:w="7827" w:type="dxa"/>
          </w:tcPr>
          <w:p w14:paraId="59EB09CE" w14:textId="5DA30AB1" w:rsidR="004D7010" w:rsidRPr="00E5783F" w:rsidRDefault="00DA55A3" w:rsidP="009F034B">
            <w:pPr>
              <w:pStyle w:val="TableText"/>
              <w:rPr>
                <w:sz w:val="20"/>
                <w:szCs w:val="20"/>
              </w:rPr>
            </w:pPr>
            <w:r w:rsidRPr="00E5783F">
              <w:rPr>
                <w:sz w:val="20"/>
                <w:szCs w:val="20"/>
              </w:rPr>
              <w:t xml:space="preserve">A basic search engine (likely powered by </w:t>
            </w:r>
            <w:proofErr w:type="spellStart"/>
            <w:r w:rsidRPr="00E5783F">
              <w:rPr>
                <w:sz w:val="20"/>
                <w:szCs w:val="20"/>
              </w:rPr>
              <w:t>Solr</w:t>
            </w:r>
            <w:proofErr w:type="spellEnd"/>
            <w:r w:rsidRPr="00E5783F">
              <w:rPr>
                <w:sz w:val="20"/>
                <w:szCs w:val="20"/>
              </w:rPr>
              <w:t xml:space="preserve"> or Elasticsearch) will allow users to search through Redbook content. Search capabilities will include keyword searches, along with filters based on metadata.</w:t>
            </w:r>
          </w:p>
        </w:tc>
      </w:tr>
      <w:tr w:rsidR="004D7010" w:rsidRPr="00E5783F" w14:paraId="5D897099" w14:textId="77777777" w:rsidTr="00DA55A3">
        <w:tc>
          <w:tcPr>
            <w:tcW w:w="1527" w:type="dxa"/>
          </w:tcPr>
          <w:p w14:paraId="049A580F" w14:textId="3CD0FFBC" w:rsidR="004D7010" w:rsidRPr="00E5783F" w:rsidRDefault="00DA55A3" w:rsidP="009F034B">
            <w:pPr>
              <w:pStyle w:val="TableText"/>
              <w:rPr>
                <w:b/>
                <w:sz w:val="20"/>
                <w:szCs w:val="20"/>
              </w:rPr>
            </w:pPr>
            <w:r w:rsidRPr="00E5783F">
              <w:rPr>
                <w:b/>
                <w:sz w:val="20"/>
                <w:szCs w:val="20"/>
              </w:rPr>
              <w:t>Word Integration</w:t>
            </w:r>
          </w:p>
        </w:tc>
        <w:tc>
          <w:tcPr>
            <w:tcW w:w="7827" w:type="dxa"/>
          </w:tcPr>
          <w:p w14:paraId="3030DC8A" w14:textId="4F97866C" w:rsidR="004D7010" w:rsidRPr="00E5783F" w:rsidRDefault="00DA55A3" w:rsidP="009F034B">
            <w:pPr>
              <w:pStyle w:val="TableText"/>
              <w:rPr>
                <w:sz w:val="20"/>
                <w:szCs w:val="20"/>
              </w:rPr>
            </w:pPr>
            <w:r w:rsidRPr="00E5783F">
              <w:rPr>
                <w:sz w:val="20"/>
                <w:szCs w:val="20"/>
              </w:rPr>
              <w:t>Content will be importable from Word, ensuring the preservation of formatting</w:t>
            </w:r>
            <w:r w:rsidR="662EED50" w:rsidRPr="00E5783F">
              <w:rPr>
                <w:sz w:val="20"/>
                <w:szCs w:val="20"/>
              </w:rPr>
              <w:t xml:space="preserve"> while importing</w:t>
            </w:r>
            <w:r w:rsidR="3147BD67" w:rsidRPr="00E5783F">
              <w:rPr>
                <w:sz w:val="20"/>
                <w:szCs w:val="20"/>
              </w:rPr>
              <w:t>.</w:t>
            </w:r>
            <w:r w:rsidRPr="00E5783F">
              <w:rPr>
                <w:sz w:val="20"/>
                <w:szCs w:val="20"/>
              </w:rPr>
              <w:t xml:space="preserve"> The system will also allow content to be exported to </w:t>
            </w:r>
            <w:r w:rsidR="3147BD67" w:rsidRPr="00E5783F">
              <w:rPr>
                <w:sz w:val="20"/>
                <w:szCs w:val="20"/>
              </w:rPr>
              <w:t>Word</w:t>
            </w:r>
            <w:r w:rsidRPr="00E5783F">
              <w:rPr>
                <w:sz w:val="20"/>
                <w:szCs w:val="20"/>
              </w:rPr>
              <w:t xml:space="preserve"> </w:t>
            </w:r>
            <w:r w:rsidR="56602EEC" w:rsidRPr="00E5783F">
              <w:rPr>
                <w:sz w:val="20"/>
                <w:szCs w:val="20"/>
              </w:rPr>
              <w:t>and other formats</w:t>
            </w:r>
            <w:r w:rsidR="3147BD67" w:rsidRPr="00E5783F">
              <w:rPr>
                <w:sz w:val="20"/>
                <w:szCs w:val="20"/>
              </w:rPr>
              <w:t xml:space="preserve"> </w:t>
            </w:r>
            <w:r w:rsidRPr="00E5783F">
              <w:rPr>
                <w:sz w:val="20"/>
                <w:szCs w:val="20"/>
              </w:rPr>
              <w:t>from the website</w:t>
            </w:r>
            <w:r w:rsidR="014D1520" w:rsidRPr="00E5783F">
              <w:rPr>
                <w:sz w:val="20"/>
                <w:szCs w:val="20"/>
              </w:rPr>
              <w:t xml:space="preserve"> as needed</w:t>
            </w:r>
            <w:r w:rsidR="3EAF32DE" w:rsidRPr="00E5783F">
              <w:rPr>
                <w:sz w:val="20"/>
                <w:szCs w:val="20"/>
              </w:rPr>
              <w:t>.</w:t>
            </w:r>
          </w:p>
        </w:tc>
      </w:tr>
      <w:tr w:rsidR="004D7010" w:rsidRPr="00E5783F" w14:paraId="59D9D102" w14:textId="77777777" w:rsidTr="00DA55A3">
        <w:trPr>
          <w:cnfStyle w:val="000000010000" w:firstRow="0" w:lastRow="0" w:firstColumn="0" w:lastColumn="0" w:oddVBand="0" w:evenVBand="0" w:oddHBand="0" w:evenHBand="1" w:firstRowFirstColumn="0" w:firstRowLastColumn="0" w:lastRowFirstColumn="0" w:lastRowLastColumn="0"/>
        </w:trPr>
        <w:tc>
          <w:tcPr>
            <w:tcW w:w="1527" w:type="dxa"/>
          </w:tcPr>
          <w:p w14:paraId="0630E4B1" w14:textId="111647A7" w:rsidR="004D7010" w:rsidRPr="00E5783F" w:rsidRDefault="00DA55A3" w:rsidP="009F034B">
            <w:pPr>
              <w:pStyle w:val="TableText"/>
              <w:rPr>
                <w:b/>
                <w:sz w:val="20"/>
                <w:szCs w:val="20"/>
              </w:rPr>
            </w:pPr>
            <w:r w:rsidRPr="00E5783F">
              <w:rPr>
                <w:b/>
                <w:sz w:val="20"/>
                <w:szCs w:val="20"/>
              </w:rPr>
              <w:t>Agile Development</w:t>
            </w:r>
          </w:p>
        </w:tc>
        <w:tc>
          <w:tcPr>
            <w:tcW w:w="7827" w:type="dxa"/>
          </w:tcPr>
          <w:p w14:paraId="1CC2022A" w14:textId="79BD24FD" w:rsidR="004D7010" w:rsidRPr="00E5783F" w:rsidRDefault="00DA55A3" w:rsidP="009F034B">
            <w:pPr>
              <w:pStyle w:val="TableText"/>
              <w:rPr>
                <w:sz w:val="20"/>
                <w:szCs w:val="20"/>
              </w:rPr>
            </w:pPr>
            <w:r w:rsidRPr="00E5783F">
              <w:rPr>
                <w:sz w:val="20"/>
                <w:szCs w:val="20"/>
              </w:rPr>
              <w:t>We will implement an Agile development process, with iterative releases allowing NTIA to regularly test and review new features.</w:t>
            </w:r>
          </w:p>
        </w:tc>
      </w:tr>
      <w:tr w:rsidR="004D7010" w:rsidRPr="00E5783F" w14:paraId="3A47EE57" w14:textId="77777777" w:rsidTr="00DA55A3">
        <w:tc>
          <w:tcPr>
            <w:tcW w:w="1527" w:type="dxa"/>
          </w:tcPr>
          <w:p w14:paraId="7CB18EF2" w14:textId="17B5B4E7" w:rsidR="004D7010" w:rsidRPr="00E5783F" w:rsidRDefault="00DA55A3" w:rsidP="009F034B">
            <w:pPr>
              <w:pStyle w:val="TableText"/>
              <w:rPr>
                <w:b/>
                <w:sz w:val="20"/>
                <w:szCs w:val="20"/>
              </w:rPr>
            </w:pPr>
            <w:r w:rsidRPr="00E5783F">
              <w:rPr>
                <w:b/>
                <w:sz w:val="20"/>
                <w:szCs w:val="20"/>
              </w:rPr>
              <w:t>User Feedback</w:t>
            </w:r>
          </w:p>
        </w:tc>
        <w:tc>
          <w:tcPr>
            <w:tcW w:w="7827" w:type="dxa"/>
          </w:tcPr>
          <w:p w14:paraId="42C5D34C" w14:textId="77116E55" w:rsidR="004D7010" w:rsidRPr="00E5783F" w:rsidRDefault="00DA55A3" w:rsidP="009F034B">
            <w:pPr>
              <w:pStyle w:val="TableText"/>
              <w:rPr>
                <w:sz w:val="20"/>
                <w:szCs w:val="20"/>
              </w:rPr>
            </w:pPr>
            <w:r w:rsidRPr="00E5783F">
              <w:rPr>
                <w:sz w:val="20"/>
                <w:szCs w:val="20"/>
              </w:rPr>
              <w:t>Stakeholder and user feedback will be integrated into each development cycle, ensuring the final product is built with end user needs in mind</w:t>
            </w:r>
            <w:commentRangeStart w:id="152"/>
            <w:commentRangeStart w:id="153"/>
            <w:commentRangeStart w:id="154"/>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p>
        </w:tc>
      </w:tr>
    </w:tbl>
    <w:p w14:paraId="62FAAC9B" w14:textId="1BF9B6D2" w:rsidR="5E58B50B" w:rsidRDefault="5E58B50B" w:rsidP="00F46B3A">
      <w:pPr>
        <w:pStyle w:val="Heading3"/>
      </w:pPr>
      <w:bookmarkStart w:id="155" w:name="_Toc177317394"/>
      <w:r w:rsidRPr="3C34ACDC">
        <w:t>Baseline Delivery Within 1 Year</w:t>
      </w:r>
      <w:bookmarkEnd w:id="155"/>
    </w:p>
    <w:p w14:paraId="5BFA7689" w14:textId="20973934" w:rsidR="5E58B50B" w:rsidRDefault="5E58B50B" w:rsidP="3C34ACDC">
      <w:pPr>
        <w:jc w:val="both"/>
      </w:pPr>
      <w:r w:rsidRPr="3C34ACDC">
        <w:t xml:space="preserve">By the end of </w:t>
      </w:r>
      <w:r w:rsidR="00A35E53">
        <w:t>one</w:t>
      </w:r>
      <w:r w:rsidRPr="3C34ACDC">
        <w:t xml:space="preserve"> year, the MVP will evolve into a fully functional baseline solution, with expanded features and more polished interfaces. </w:t>
      </w:r>
      <w:r w:rsidR="00B45CF8">
        <w:t>Pr</w:t>
      </w:r>
      <w:r w:rsidRPr="3C34ACDC">
        <w:t>imary goals for the baseline solution include:</w:t>
      </w:r>
    </w:p>
    <w:tbl>
      <w:tblPr>
        <w:tblStyle w:val="RIVAtablestyle"/>
        <w:tblW w:w="0" w:type="auto"/>
        <w:tblLook w:val="04A0" w:firstRow="1" w:lastRow="0" w:firstColumn="1" w:lastColumn="0" w:noHBand="0" w:noVBand="1"/>
      </w:tblPr>
      <w:tblGrid>
        <w:gridCol w:w="1977"/>
        <w:gridCol w:w="7377"/>
      </w:tblGrid>
      <w:tr w:rsidR="00AA4350" w:rsidRPr="00E5783F" w14:paraId="460B29FD" w14:textId="77777777" w:rsidTr="00A350C7">
        <w:trPr>
          <w:cnfStyle w:val="100000000000" w:firstRow="1" w:lastRow="0" w:firstColumn="0" w:lastColumn="0" w:oddVBand="0" w:evenVBand="0" w:oddHBand="0" w:evenHBand="0" w:firstRowFirstColumn="0" w:firstRowLastColumn="0" w:lastRowFirstColumn="0" w:lastRowLastColumn="0"/>
          <w:trHeight w:val="238"/>
          <w:tblHeader/>
        </w:trPr>
        <w:tc>
          <w:tcPr>
            <w:tcW w:w="1977" w:type="dxa"/>
          </w:tcPr>
          <w:p w14:paraId="62C39967" w14:textId="77777777" w:rsidR="00AA4350" w:rsidRPr="00E5783F" w:rsidRDefault="00AA4350" w:rsidP="009F034B">
            <w:pPr>
              <w:pStyle w:val="Tableheading"/>
              <w:rPr>
                <w:b w:val="0"/>
                <w:sz w:val="20"/>
                <w:szCs w:val="20"/>
              </w:rPr>
            </w:pPr>
            <w:r w:rsidRPr="00E5783F">
              <w:rPr>
                <w:sz w:val="20"/>
                <w:szCs w:val="20"/>
              </w:rPr>
              <w:t>Feature</w:t>
            </w:r>
          </w:p>
        </w:tc>
        <w:tc>
          <w:tcPr>
            <w:tcW w:w="7377" w:type="dxa"/>
          </w:tcPr>
          <w:p w14:paraId="04E0FB09" w14:textId="55CE1C72" w:rsidR="00AA4350" w:rsidRPr="00E5783F" w:rsidRDefault="00AA4350" w:rsidP="009F034B">
            <w:pPr>
              <w:pStyle w:val="Tableheading"/>
              <w:rPr>
                <w:sz w:val="20"/>
                <w:szCs w:val="20"/>
              </w:rPr>
            </w:pPr>
            <w:r w:rsidRPr="00E5783F">
              <w:rPr>
                <w:sz w:val="20"/>
                <w:szCs w:val="20"/>
              </w:rPr>
              <w:t xml:space="preserve">Description </w:t>
            </w:r>
            <w:r w:rsidR="008755BB" w:rsidRPr="00E5783F">
              <w:rPr>
                <w:sz w:val="20"/>
                <w:szCs w:val="20"/>
              </w:rPr>
              <w:t>of Fully Functional Baseline Solution Component or Feature</w:t>
            </w:r>
          </w:p>
        </w:tc>
      </w:tr>
      <w:tr w:rsidR="00AA4350" w:rsidRPr="00E5783F" w14:paraId="1FD95E47" w14:textId="77777777" w:rsidTr="005B20E2">
        <w:tc>
          <w:tcPr>
            <w:tcW w:w="1977" w:type="dxa"/>
          </w:tcPr>
          <w:p w14:paraId="35569EB6" w14:textId="05F19833" w:rsidR="00AA4350" w:rsidRPr="00E5783F" w:rsidRDefault="00AA4350" w:rsidP="009F034B">
            <w:pPr>
              <w:pStyle w:val="TableText"/>
              <w:rPr>
                <w:b/>
                <w:sz w:val="20"/>
                <w:szCs w:val="20"/>
              </w:rPr>
            </w:pPr>
            <w:r w:rsidRPr="00E5783F">
              <w:rPr>
                <w:b/>
                <w:sz w:val="20"/>
                <w:szCs w:val="20"/>
              </w:rPr>
              <w:t>Advanced Content Editing/Browsing</w:t>
            </w:r>
          </w:p>
        </w:tc>
        <w:tc>
          <w:tcPr>
            <w:tcW w:w="7377" w:type="dxa"/>
          </w:tcPr>
          <w:p w14:paraId="571370C0" w14:textId="05D449DB" w:rsidR="00AA4350" w:rsidRPr="00E5783F" w:rsidRDefault="00AA4350" w:rsidP="009F034B">
            <w:pPr>
              <w:pStyle w:val="TableText"/>
              <w:rPr>
                <w:sz w:val="20"/>
                <w:szCs w:val="20"/>
              </w:rPr>
            </w:pPr>
            <w:r w:rsidRPr="00E5783F">
              <w:rPr>
                <w:sz w:val="20"/>
                <w:szCs w:val="20"/>
              </w:rPr>
              <w:t>Advanced content editing features and seamless browsing</w:t>
            </w:r>
            <w:r w:rsidR="00AD0917" w:rsidRPr="00E5783F">
              <w:rPr>
                <w:sz w:val="20"/>
                <w:szCs w:val="20"/>
              </w:rPr>
              <w:t xml:space="preserve"> capabilities. </w:t>
            </w:r>
          </w:p>
        </w:tc>
      </w:tr>
      <w:tr w:rsidR="00AA4350" w:rsidRPr="00E5783F" w14:paraId="6F7C295D" w14:textId="77777777" w:rsidTr="005B20E2">
        <w:trPr>
          <w:cnfStyle w:val="000000010000" w:firstRow="0" w:lastRow="0" w:firstColumn="0" w:lastColumn="0" w:oddVBand="0" w:evenVBand="0" w:oddHBand="0" w:evenHBand="1" w:firstRowFirstColumn="0" w:firstRowLastColumn="0" w:lastRowFirstColumn="0" w:lastRowLastColumn="0"/>
        </w:trPr>
        <w:tc>
          <w:tcPr>
            <w:tcW w:w="1977" w:type="dxa"/>
          </w:tcPr>
          <w:p w14:paraId="71028C2D" w14:textId="292CC620" w:rsidR="00AA4350" w:rsidRPr="00E5783F" w:rsidRDefault="00AA4350" w:rsidP="009F034B">
            <w:pPr>
              <w:pStyle w:val="TableText"/>
              <w:rPr>
                <w:b/>
                <w:sz w:val="20"/>
                <w:szCs w:val="20"/>
              </w:rPr>
            </w:pPr>
            <w:r w:rsidRPr="00E5783F">
              <w:rPr>
                <w:b/>
                <w:sz w:val="20"/>
                <w:szCs w:val="20"/>
              </w:rPr>
              <w:t>Complete Content Editing Workflow</w:t>
            </w:r>
          </w:p>
        </w:tc>
        <w:tc>
          <w:tcPr>
            <w:tcW w:w="7377" w:type="dxa"/>
          </w:tcPr>
          <w:p w14:paraId="09C89802" w14:textId="68E08DC1" w:rsidR="00AA4350" w:rsidRPr="00E5783F" w:rsidRDefault="00AA4350" w:rsidP="009F034B">
            <w:pPr>
              <w:pStyle w:val="TableText"/>
              <w:rPr>
                <w:sz w:val="20"/>
                <w:szCs w:val="20"/>
              </w:rPr>
            </w:pPr>
            <w:r w:rsidRPr="00E5783F">
              <w:rPr>
                <w:sz w:val="20"/>
                <w:szCs w:val="20"/>
              </w:rPr>
              <w:t>Integration of advanced workflow management tools for drafting, reviewing, and approving Redbook updates.</w:t>
            </w:r>
          </w:p>
        </w:tc>
      </w:tr>
      <w:tr w:rsidR="00AA4350" w:rsidRPr="00E5783F" w14:paraId="4558EC78" w14:textId="77777777" w:rsidTr="005B20E2">
        <w:tc>
          <w:tcPr>
            <w:tcW w:w="1977" w:type="dxa"/>
          </w:tcPr>
          <w:p w14:paraId="094BCE2C" w14:textId="7B2B9DFF" w:rsidR="00AA4350" w:rsidRPr="00E5783F" w:rsidRDefault="00AA4350" w:rsidP="009F034B">
            <w:pPr>
              <w:pStyle w:val="TableText"/>
              <w:rPr>
                <w:b/>
                <w:sz w:val="20"/>
                <w:szCs w:val="20"/>
              </w:rPr>
            </w:pPr>
            <w:r w:rsidRPr="00E5783F">
              <w:rPr>
                <w:b/>
                <w:sz w:val="20"/>
                <w:szCs w:val="20"/>
              </w:rPr>
              <w:t>Enhanced Search Features</w:t>
            </w:r>
          </w:p>
        </w:tc>
        <w:tc>
          <w:tcPr>
            <w:tcW w:w="7377" w:type="dxa"/>
          </w:tcPr>
          <w:p w14:paraId="3C312B5A" w14:textId="00BD9DF1" w:rsidR="00AA4350" w:rsidRPr="00E5783F" w:rsidRDefault="00AA4350" w:rsidP="009F034B">
            <w:pPr>
              <w:pStyle w:val="TableText"/>
              <w:rPr>
                <w:sz w:val="20"/>
                <w:szCs w:val="20"/>
              </w:rPr>
            </w:pPr>
            <w:r w:rsidRPr="00E5783F">
              <w:rPr>
                <w:sz w:val="20"/>
                <w:szCs w:val="20"/>
              </w:rPr>
              <w:t>Implementation of advanced search filters (faceted search) and the ability to search across metadata attributes like frequency ranges, channel allocations, and usage notes.</w:t>
            </w:r>
          </w:p>
        </w:tc>
      </w:tr>
      <w:tr w:rsidR="00AA4350" w:rsidRPr="00E5783F" w14:paraId="6D9626BD" w14:textId="77777777" w:rsidTr="005B20E2">
        <w:trPr>
          <w:cnfStyle w:val="000000010000" w:firstRow="0" w:lastRow="0" w:firstColumn="0" w:lastColumn="0" w:oddVBand="0" w:evenVBand="0" w:oddHBand="0" w:evenHBand="1" w:firstRowFirstColumn="0" w:firstRowLastColumn="0" w:lastRowFirstColumn="0" w:lastRowLastColumn="0"/>
        </w:trPr>
        <w:tc>
          <w:tcPr>
            <w:tcW w:w="1977" w:type="dxa"/>
          </w:tcPr>
          <w:p w14:paraId="7F748A16" w14:textId="1EFFAE70" w:rsidR="00AA4350" w:rsidRPr="00E5783F" w:rsidRDefault="00AA4350" w:rsidP="009F034B">
            <w:pPr>
              <w:pStyle w:val="TableText"/>
              <w:rPr>
                <w:b/>
                <w:sz w:val="20"/>
                <w:szCs w:val="20"/>
              </w:rPr>
            </w:pPr>
            <w:r w:rsidRPr="00E5783F">
              <w:rPr>
                <w:b/>
                <w:sz w:val="20"/>
                <w:szCs w:val="20"/>
              </w:rPr>
              <w:t>Auto-Generated Documents</w:t>
            </w:r>
          </w:p>
        </w:tc>
        <w:tc>
          <w:tcPr>
            <w:tcW w:w="7377" w:type="dxa"/>
          </w:tcPr>
          <w:p w14:paraId="34E26DAC" w14:textId="047D4587" w:rsidR="00AA4350" w:rsidRPr="00E5783F" w:rsidRDefault="00AA4350" w:rsidP="009F034B">
            <w:pPr>
              <w:pStyle w:val="TableText"/>
              <w:rPr>
                <w:sz w:val="20"/>
                <w:szCs w:val="20"/>
              </w:rPr>
            </w:pPr>
            <w:r w:rsidRPr="00E5783F">
              <w:rPr>
                <w:sz w:val="20"/>
                <w:szCs w:val="20"/>
              </w:rPr>
              <w:t>Tools to automatically generate PDFs and structured Word documents from Redbook content for distribution and publication.</w:t>
            </w:r>
          </w:p>
        </w:tc>
      </w:tr>
      <w:tr w:rsidR="00AA4350" w:rsidRPr="00E5783F" w14:paraId="48663FAD" w14:textId="77777777" w:rsidTr="005B20E2">
        <w:tc>
          <w:tcPr>
            <w:tcW w:w="1977" w:type="dxa"/>
          </w:tcPr>
          <w:p w14:paraId="345916E6" w14:textId="6FA3F41E" w:rsidR="00AA4350" w:rsidRPr="00E5783F" w:rsidRDefault="00AA4350" w:rsidP="009F034B">
            <w:pPr>
              <w:pStyle w:val="TableText"/>
              <w:rPr>
                <w:b/>
                <w:sz w:val="20"/>
                <w:szCs w:val="20"/>
              </w:rPr>
            </w:pPr>
            <w:r w:rsidRPr="00E5783F">
              <w:rPr>
                <w:b/>
                <w:sz w:val="20"/>
                <w:szCs w:val="20"/>
              </w:rPr>
              <w:t>Scalability and Compliance</w:t>
            </w:r>
          </w:p>
        </w:tc>
        <w:tc>
          <w:tcPr>
            <w:tcW w:w="7377" w:type="dxa"/>
          </w:tcPr>
          <w:p w14:paraId="58D0414E" w14:textId="5DAB5303" w:rsidR="00AA4350" w:rsidRPr="00E5783F" w:rsidRDefault="00AA4350" w:rsidP="009F034B">
            <w:pPr>
              <w:pStyle w:val="TableText"/>
              <w:rPr>
                <w:sz w:val="20"/>
                <w:szCs w:val="20"/>
              </w:rPr>
            </w:pPr>
            <w:r w:rsidRPr="00E5783F">
              <w:rPr>
                <w:sz w:val="20"/>
                <w:szCs w:val="20"/>
              </w:rPr>
              <w:t>A scalable solution hosted on Acquia’s FedRAMP certified infrastructure, allows the system to comply with federal security requirements and policies.</w:t>
            </w:r>
          </w:p>
        </w:tc>
      </w:tr>
    </w:tbl>
    <w:p w14:paraId="3A9A7991" w14:textId="229B63FC" w:rsidR="5E58B50B" w:rsidRDefault="5E58B50B" w:rsidP="00F46B3A">
      <w:pPr>
        <w:pStyle w:val="Heading3"/>
      </w:pPr>
      <w:bookmarkStart w:id="156" w:name="_Toc177317395"/>
      <w:commentRangeStart w:id="157"/>
      <w:commentRangeStart w:id="158"/>
      <w:commentRangeStart w:id="159"/>
      <w:commentRangeStart w:id="160"/>
      <w:r w:rsidRPr="3C34ACDC">
        <w:t>Timeline for Delivery</w:t>
      </w:r>
      <w:commentRangeEnd w:id="157"/>
      <w:r>
        <w:rPr>
          <w:rStyle w:val="CommentReference"/>
        </w:rPr>
        <w:commentReference w:id="157"/>
      </w:r>
      <w:commentRangeEnd w:id="158"/>
      <w:r w:rsidR="00E2183F">
        <w:rPr>
          <w:rStyle w:val="CommentReference"/>
          <w:b w:val="0"/>
          <w:bCs w:val="0"/>
          <w:i w:val="0"/>
          <w:iCs w:val="0"/>
          <w:color w:val="auto"/>
        </w:rPr>
        <w:commentReference w:id="158"/>
      </w:r>
      <w:bookmarkEnd w:id="156"/>
      <w:commentRangeEnd w:id="159"/>
      <w:r w:rsidR="00B132F5">
        <w:rPr>
          <w:rStyle w:val="CommentReference"/>
          <w:b w:val="0"/>
          <w:bCs w:val="0"/>
          <w:i w:val="0"/>
          <w:iCs w:val="0"/>
          <w:color w:val="auto"/>
        </w:rPr>
        <w:commentReference w:id="159"/>
      </w:r>
      <w:commentRangeEnd w:id="160"/>
      <w:r w:rsidR="003C5255">
        <w:rPr>
          <w:rStyle w:val="CommentReference"/>
          <w:b w:val="0"/>
          <w:bCs w:val="0"/>
          <w:i w:val="0"/>
          <w:iCs w:val="0"/>
          <w:color w:val="auto"/>
        </w:rPr>
        <w:commentReference w:id="160"/>
      </w:r>
    </w:p>
    <w:p w14:paraId="6D7D6F98" w14:textId="04A23002" w:rsidR="5E58B50B" w:rsidRDefault="00F46B3A" w:rsidP="3C34ACDC">
      <w:pPr>
        <w:jc w:val="both"/>
      </w:pPr>
      <w:r w:rsidRPr="0059760C">
        <w:rPr>
          <w:b/>
          <w:i/>
        </w:rPr>
        <w:t>Six</w:t>
      </w:r>
      <w:r w:rsidR="5E58B50B" w:rsidRPr="0059760C">
        <w:rPr>
          <w:b/>
          <w:i/>
        </w:rPr>
        <w:t xml:space="preserve"> Month Milestone</w:t>
      </w:r>
      <w:r w:rsidRPr="0059760C">
        <w:rPr>
          <w:b/>
          <w:i/>
        </w:rPr>
        <w:t>.</w:t>
      </w:r>
      <w:r w:rsidR="5E58B50B" w:rsidRPr="3C34ACDC">
        <w:rPr>
          <w:b/>
          <w:bCs/>
        </w:rPr>
        <w:t xml:space="preserve"> </w:t>
      </w:r>
      <w:r w:rsidR="00B45CF8">
        <w:t>Our appro</w:t>
      </w:r>
      <w:r w:rsidR="00F21831">
        <w:t xml:space="preserve">ach includes </w:t>
      </w:r>
      <w:r w:rsidR="5E58B50B" w:rsidRPr="3C34ACDC">
        <w:t>demonstrat</w:t>
      </w:r>
      <w:r w:rsidR="00F21831">
        <w:t>ing the</w:t>
      </w:r>
      <w:r w:rsidR="5E58B50B" w:rsidRPr="3C34ACDC">
        <w:t xml:space="preserve"> MVP to NTIA within </w:t>
      </w:r>
      <w:r w:rsidR="00B45CF8">
        <w:t>six</w:t>
      </w:r>
      <w:r w:rsidR="5E58B50B" w:rsidRPr="3C34ACDC">
        <w:t xml:space="preserve"> months, providing stakeholders with access to the system’s core functionalities (content editing, basic search, and Word integration). Feedback from this demo will inform further iterations.</w:t>
      </w:r>
    </w:p>
    <w:p w14:paraId="7AAC9410" w14:textId="43B53156" w:rsidR="5E58B50B" w:rsidRDefault="00F46B3A" w:rsidP="3C34ACDC">
      <w:pPr>
        <w:jc w:val="both"/>
      </w:pPr>
      <w:r w:rsidRPr="0059760C">
        <w:rPr>
          <w:b/>
          <w:i/>
        </w:rPr>
        <w:t>One</w:t>
      </w:r>
      <w:r w:rsidR="5E58B50B" w:rsidRPr="0059760C">
        <w:rPr>
          <w:b/>
          <w:i/>
        </w:rPr>
        <w:t xml:space="preserve"> Year Baseline Delivery</w:t>
      </w:r>
      <w:r w:rsidRPr="0059760C">
        <w:rPr>
          <w:b/>
          <w:i/>
        </w:rPr>
        <w:t>.</w:t>
      </w:r>
      <w:r w:rsidR="5E58B50B" w:rsidRPr="3C34ACDC">
        <w:t xml:space="preserve"> </w:t>
      </w:r>
      <w:r w:rsidR="00080F62">
        <w:t>Our approach will yield a</w:t>
      </w:r>
      <w:r w:rsidR="5E58B50B" w:rsidRPr="3C34ACDC">
        <w:t xml:space="preserve"> full solution</w:t>
      </w:r>
      <w:r w:rsidR="0093565C">
        <w:t xml:space="preserve"> </w:t>
      </w:r>
      <w:r w:rsidR="00DC3F4A">
        <w:t>in a</w:t>
      </w:r>
      <w:r w:rsidR="0093565C">
        <w:t xml:space="preserve"> year</w:t>
      </w:r>
      <w:r w:rsidR="5E58B50B" w:rsidRPr="3C34ACDC">
        <w:t xml:space="preserve">, meeting the </w:t>
      </w:r>
      <w:r w:rsidR="00B56316">
        <w:t>SOO</w:t>
      </w:r>
      <w:r w:rsidR="5E58B50B" w:rsidRPr="3C34ACDC">
        <w:t xml:space="preserve"> objectives </w:t>
      </w:r>
      <w:r w:rsidR="00682FF2">
        <w:t>including</w:t>
      </w:r>
      <w:r w:rsidR="5E58B50B" w:rsidRPr="3C34ACDC">
        <w:t xml:space="preserve"> content management, document generation, and compliance features.</w:t>
      </w:r>
    </w:p>
    <w:p w14:paraId="7E7EBA11" w14:textId="563A7DED" w:rsidR="00595F3B" w:rsidRDefault="00595F3B">
      <w:pPr>
        <w:pStyle w:val="Heading2"/>
      </w:pPr>
      <w:bookmarkStart w:id="164" w:name="_Toc177317396"/>
      <w:r>
        <w:t xml:space="preserve">Modern, </w:t>
      </w:r>
      <w:r w:rsidR="00FB1C92">
        <w:t>R</w:t>
      </w:r>
      <w:r>
        <w:t>euseable</w:t>
      </w:r>
      <w:r w:rsidR="00AD268C">
        <w:t>,</w:t>
      </w:r>
      <w:r>
        <w:t xml:space="preserve"> </w:t>
      </w:r>
      <w:r w:rsidR="00FB1C92">
        <w:t>S</w:t>
      </w:r>
      <w:r>
        <w:t xml:space="preserve">ustainable System Development Lifecycle (SDLC) </w:t>
      </w:r>
      <w:r w:rsidR="00FB1C92">
        <w:t>B</w:t>
      </w:r>
      <w:r>
        <w:t xml:space="preserve">est </w:t>
      </w:r>
      <w:r w:rsidR="00FB1C92">
        <w:t>P</w:t>
      </w:r>
      <w:r>
        <w:t>ractice</w:t>
      </w:r>
      <w:r w:rsidR="00BE7536">
        <w:t xml:space="preserve"> [SOO Section 4.5]</w:t>
      </w:r>
      <w:bookmarkEnd w:id="164"/>
    </w:p>
    <w:p w14:paraId="57A78C80" w14:textId="24D6DDA1" w:rsidR="00AC51FC" w:rsidRDefault="00AC51FC" w:rsidP="00AC51FC">
      <w:r>
        <w:t xml:space="preserve">A modern, reusable, and sustainable SDLC is essential for the </w:t>
      </w:r>
      <w:r w:rsidR="00BF7A1D">
        <w:t>long-term</w:t>
      </w:r>
      <w:r>
        <w:t xml:space="preserve"> viability and success of the NTIA Redbook modernization effort. </w:t>
      </w:r>
      <w:r w:rsidR="00BC6B15">
        <w:t>NTIA’s</w:t>
      </w:r>
      <w:r>
        <w:t xml:space="preserve"> objective is to implement SDLC best practices that automate as much of the software development lifecycle as possible, minimize manual coding efforts, </w:t>
      </w:r>
      <w:r w:rsidR="00313AF6">
        <w:t>so</w:t>
      </w:r>
      <w:r>
        <w:t xml:space="preserve"> the system remains flexible, secure, and scalable over time. </w:t>
      </w:r>
      <w:r w:rsidR="006F1FEF">
        <w:t>By l</w:t>
      </w:r>
      <w:r>
        <w:t xml:space="preserve">everaging opensource solutions, modular development, and agile methodologies, </w:t>
      </w:r>
      <w:r w:rsidR="006F1FEF">
        <w:t xml:space="preserve">our </w:t>
      </w:r>
      <w:r>
        <w:t xml:space="preserve">approach </w:t>
      </w:r>
      <w:r w:rsidR="00313AF6">
        <w:t>allows for</w:t>
      </w:r>
      <w:r>
        <w:t xml:space="preserve"> efficient content delivery, adherence to government standards, and the ability to rapidly prototype and iterate based on stakeholder feedback.</w:t>
      </w:r>
    </w:p>
    <w:p w14:paraId="20BE68B1" w14:textId="6D830953" w:rsidR="00EA2A0F" w:rsidRDefault="00AC51FC" w:rsidP="00AC51FC">
      <w:r w:rsidRPr="00AC51FC">
        <w:rPr>
          <w:b/>
          <w:bCs/>
          <w:i/>
          <w:iCs/>
        </w:rPr>
        <w:t xml:space="preserve">(a) </w:t>
      </w:r>
      <w:r w:rsidR="00EB31D9" w:rsidRPr="00AC51FC">
        <w:rPr>
          <w:b/>
          <w:bCs/>
          <w:i/>
          <w:iCs/>
        </w:rPr>
        <w:t>508 Compliance</w:t>
      </w:r>
      <w:r w:rsidR="00426F86">
        <w:rPr>
          <w:b/>
          <w:bCs/>
          <w:i/>
          <w:iCs/>
        </w:rPr>
        <w:t xml:space="preserve"> [SOO Section 4.5</w:t>
      </w:r>
      <w:r w:rsidR="00E1215C">
        <w:rPr>
          <w:b/>
          <w:bCs/>
          <w:i/>
          <w:iCs/>
        </w:rPr>
        <w:t>.</w:t>
      </w:r>
      <w:r w:rsidR="00426F86">
        <w:rPr>
          <w:b/>
          <w:bCs/>
          <w:i/>
          <w:iCs/>
        </w:rPr>
        <w:t>a]</w:t>
      </w:r>
      <w:r w:rsidR="00F20E6E" w:rsidRPr="00AC51FC">
        <w:rPr>
          <w:b/>
          <w:bCs/>
          <w:i/>
          <w:iCs/>
        </w:rPr>
        <w:t>.</w:t>
      </w:r>
      <w:r>
        <w:rPr>
          <w:b/>
          <w:bCs/>
          <w:i/>
          <w:iCs/>
        </w:rPr>
        <w:t xml:space="preserve"> </w:t>
      </w:r>
      <w:r>
        <w:t>Ensuring 508 compliance is critical</w:t>
      </w:r>
      <w:r w:rsidR="00EA2A0F">
        <w:t xml:space="preserve">, so </w:t>
      </w:r>
      <w:r>
        <w:t xml:space="preserve">our solution will prioritize accessibility </w:t>
      </w:r>
      <w:r w:rsidR="00E97BDD">
        <w:t xml:space="preserve">and adhere to WCAG 2.1 guidelines </w:t>
      </w:r>
      <w:r>
        <w:t>throughout the SDLC</w:t>
      </w:r>
      <w:r w:rsidR="005D170A">
        <w:t>, including</w:t>
      </w:r>
      <w:r w:rsidR="00EA2A0F">
        <w:t>:</w:t>
      </w:r>
    </w:p>
    <w:tbl>
      <w:tblPr>
        <w:tblStyle w:val="RIVAtablestyle"/>
        <w:tblW w:w="0" w:type="auto"/>
        <w:tblLook w:val="04A0" w:firstRow="1" w:lastRow="0" w:firstColumn="1" w:lastColumn="0" w:noHBand="0" w:noVBand="1"/>
      </w:tblPr>
      <w:tblGrid>
        <w:gridCol w:w="1527"/>
        <w:gridCol w:w="7827"/>
      </w:tblGrid>
      <w:tr w:rsidR="00436061" w:rsidRPr="005A7211" w14:paraId="289837AE" w14:textId="77777777" w:rsidTr="003015F7">
        <w:trPr>
          <w:cnfStyle w:val="100000000000" w:firstRow="1" w:lastRow="0" w:firstColumn="0" w:lastColumn="0" w:oddVBand="0" w:evenVBand="0" w:oddHBand="0" w:evenHBand="0" w:firstRowFirstColumn="0" w:firstRowLastColumn="0" w:lastRowFirstColumn="0" w:lastRowLastColumn="0"/>
          <w:tblHeader/>
        </w:trPr>
        <w:tc>
          <w:tcPr>
            <w:tcW w:w="1527" w:type="dxa"/>
          </w:tcPr>
          <w:p w14:paraId="2032AFB5" w14:textId="025FEB22" w:rsidR="00436061" w:rsidRPr="005A7211" w:rsidRDefault="00847574" w:rsidP="00436061">
            <w:pPr>
              <w:spacing w:before="0" w:after="0" w:line="240" w:lineRule="auto"/>
              <w:rPr>
                <w:sz w:val="20"/>
                <w:szCs w:val="20"/>
              </w:rPr>
            </w:pPr>
            <w:r w:rsidRPr="005A7211">
              <w:rPr>
                <w:sz w:val="20"/>
                <w:szCs w:val="20"/>
              </w:rPr>
              <w:t>Element</w:t>
            </w:r>
          </w:p>
        </w:tc>
        <w:tc>
          <w:tcPr>
            <w:tcW w:w="7827" w:type="dxa"/>
          </w:tcPr>
          <w:p w14:paraId="538B7870" w14:textId="3A96CDDF" w:rsidR="00436061" w:rsidRPr="005A7211" w:rsidRDefault="00847574" w:rsidP="00523623">
            <w:pPr>
              <w:pStyle w:val="Tableheading"/>
              <w:rPr>
                <w:sz w:val="20"/>
                <w:szCs w:val="20"/>
              </w:rPr>
            </w:pPr>
            <w:r w:rsidRPr="005A7211">
              <w:rPr>
                <w:sz w:val="20"/>
                <w:szCs w:val="20"/>
              </w:rPr>
              <w:t>Approach</w:t>
            </w:r>
          </w:p>
        </w:tc>
      </w:tr>
      <w:tr w:rsidR="00436061" w:rsidRPr="005A7211" w14:paraId="22D0F09C" w14:textId="77777777" w:rsidTr="009646E2">
        <w:trPr>
          <w:trHeight w:val="976"/>
        </w:trPr>
        <w:tc>
          <w:tcPr>
            <w:tcW w:w="1527" w:type="dxa"/>
          </w:tcPr>
          <w:p w14:paraId="729CE3A0" w14:textId="03A4489D" w:rsidR="00436061" w:rsidRPr="005A7211" w:rsidRDefault="00436061" w:rsidP="00FF34E4">
            <w:pPr>
              <w:pStyle w:val="TableText"/>
              <w:rPr>
                <w:b/>
                <w:sz w:val="20"/>
                <w:szCs w:val="20"/>
              </w:rPr>
            </w:pPr>
            <w:r w:rsidRPr="005A7211">
              <w:rPr>
                <w:b/>
                <w:sz w:val="20"/>
                <w:szCs w:val="20"/>
              </w:rPr>
              <w:t>Automated Accessibility Testing</w:t>
            </w:r>
          </w:p>
        </w:tc>
        <w:tc>
          <w:tcPr>
            <w:tcW w:w="7827" w:type="dxa"/>
          </w:tcPr>
          <w:p w14:paraId="07D57407" w14:textId="02F97E69" w:rsidR="00436061" w:rsidRPr="005A7211" w:rsidRDefault="00436061" w:rsidP="00FF34E4">
            <w:pPr>
              <w:pStyle w:val="TableText"/>
              <w:rPr>
                <w:sz w:val="20"/>
                <w:szCs w:val="20"/>
              </w:rPr>
            </w:pPr>
            <w:r w:rsidRPr="005A7211">
              <w:rPr>
                <w:sz w:val="20"/>
                <w:szCs w:val="20"/>
              </w:rPr>
              <w:t xml:space="preserve">Automated accessibility checks at each stage of development </w:t>
            </w:r>
            <w:r w:rsidR="00D26412" w:rsidRPr="005A7211">
              <w:rPr>
                <w:sz w:val="20"/>
                <w:szCs w:val="20"/>
              </w:rPr>
              <w:t xml:space="preserve">will allow </w:t>
            </w:r>
            <w:r w:rsidRPr="005A7211">
              <w:rPr>
                <w:sz w:val="20"/>
                <w:szCs w:val="20"/>
              </w:rPr>
              <w:t xml:space="preserve">the final product </w:t>
            </w:r>
            <w:r w:rsidR="00D26412" w:rsidRPr="005A7211">
              <w:rPr>
                <w:sz w:val="20"/>
                <w:szCs w:val="20"/>
              </w:rPr>
              <w:t xml:space="preserve">to </w:t>
            </w:r>
            <w:r w:rsidRPr="005A7211">
              <w:rPr>
                <w:sz w:val="20"/>
                <w:szCs w:val="20"/>
              </w:rPr>
              <w:t>meet</w:t>
            </w:r>
            <w:r w:rsidR="00D26412" w:rsidRPr="005A7211">
              <w:rPr>
                <w:sz w:val="20"/>
                <w:szCs w:val="20"/>
              </w:rPr>
              <w:t xml:space="preserve"> </w:t>
            </w:r>
            <w:r w:rsidRPr="005A7211">
              <w:rPr>
                <w:sz w:val="20"/>
                <w:szCs w:val="20"/>
              </w:rPr>
              <w:t xml:space="preserve">Section 508 compliance. </w:t>
            </w:r>
            <w:r w:rsidR="00D26412" w:rsidRPr="005A7211">
              <w:rPr>
                <w:sz w:val="20"/>
                <w:szCs w:val="20"/>
              </w:rPr>
              <w:t>We will integrate t</w:t>
            </w:r>
            <w:r w:rsidRPr="005A7211">
              <w:rPr>
                <w:sz w:val="20"/>
                <w:szCs w:val="20"/>
              </w:rPr>
              <w:t xml:space="preserve">ools such as Axe or Pa11y into the </w:t>
            </w:r>
            <w:r w:rsidR="009646E2" w:rsidRPr="005A7211">
              <w:rPr>
                <w:sz w:val="20"/>
                <w:szCs w:val="20"/>
              </w:rPr>
              <w:t>Continuous Integration/Continuous Deployment (</w:t>
            </w:r>
            <w:r w:rsidRPr="005A7211">
              <w:rPr>
                <w:sz w:val="20"/>
                <w:szCs w:val="20"/>
              </w:rPr>
              <w:t>CI/CD</w:t>
            </w:r>
            <w:r w:rsidR="009646E2" w:rsidRPr="005A7211">
              <w:rPr>
                <w:sz w:val="20"/>
                <w:szCs w:val="20"/>
              </w:rPr>
              <w:t>)</w:t>
            </w:r>
            <w:r w:rsidRPr="005A7211">
              <w:rPr>
                <w:sz w:val="20"/>
                <w:szCs w:val="20"/>
              </w:rPr>
              <w:t xml:space="preserve"> pipeline to identify accessibility issues early in the process.</w:t>
            </w:r>
          </w:p>
        </w:tc>
      </w:tr>
      <w:tr w:rsidR="00436061" w:rsidRPr="005A7211" w14:paraId="0C9939C4" w14:textId="77777777" w:rsidTr="00436061">
        <w:trPr>
          <w:cnfStyle w:val="000000010000" w:firstRow="0" w:lastRow="0" w:firstColumn="0" w:lastColumn="0" w:oddVBand="0" w:evenVBand="0" w:oddHBand="0" w:evenHBand="1" w:firstRowFirstColumn="0" w:firstRowLastColumn="0" w:lastRowFirstColumn="0" w:lastRowLastColumn="0"/>
        </w:trPr>
        <w:tc>
          <w:tcPr>
            <w:tcW w:w="1527" w:type="dxa"/>
          </w:tcPr>
          <w:p w14:paraId="44AB4FC3" w14:textId="2053D7ED" w:rsidR="00436061" w:rsidRPr="005A7211" w:rsidRDefault="007F6F00" w:rsidP="00FF34E4">
            <w:pPr>
              <w:pStyle w:val="TableText"/>
              <w:rPr>
                <w:b/>
                <w:sz w:val="20"/>
                <w:szCs w:val="20"/>
              </w:rPr>
            </w:pPr>
            <w:r w:rsidRPr="005A7211">
              <w:rPr>
                <w:b/>
                <w:bCs/>
                <w:sz w:val="20"/>
                <w:szCs w:val="20"/>
              </w:rPr>
              <w:t>Human</w:t>
            </w:r>
            <w:r w:rsidR="00436061" w:rsidRPr="005A7211">
              <w:rPr>
                <w:b/>
                <w:sz w:val="20"/>
                <w:szCs w:val="20"/>
              </w:rPr>
              <w:t xml:space="preserve"> Centered Design</w:t>
            </w:r>
          </w:p>
        </w:tc>
        <w:tc>
          <w:tcPr>
            <w:tcW w:w="7827" w:type="dxa"/>
          </w:tcPr>
          <w:p w14:paraId="7B1FC36E" w14:textId="29913E51" w:rsidR="00436061" w:rsidRPr="005A7211" w:rsidRDefault="00436061" w:rsidP="00FF34E4">
            <w:pPr>
              <w:pStyle w:val="TableText"/>
              <w:rPr>
                <w:sz w:val="20"/>
                <w:szCs w:val="20"/>
              </w:rPr>
            </w:pPr>
            <w:r w:rsidRPr="005A7211">
              <w:rPr>
                <w:sz w:val="20"/>
                <w:szCs w:val="20"/>
              </w:rPr>
              <w:t xml:space="preserve">Using </w:t>
            </w:r>
            <w:r w:rsidR="007F6F00" w:rsidRPr="005A7211">
              <w:rPr>
                <w:sz w:val="20"/>
                <w:szCs w:val="20"/>
              </w:rPr>
              <w:t>HCD</w:t>
            </w:r>
            <w:r w:rsidRPr="005A7211">
              <w:rPr>
                <w:sz w:val="20"/>
                <w:szCs w:val="20"/>
              </w:rPr>
              <w:t xml:space="preserve"> principles will create a solution that is intuitive and accessible. We will conduct regular usability testing with users requiring assistive technologies (e.g., screen readers), and incorporate that feedback for compliance.</w:t>
            </w:r>
          </w:p>
        </w:tc>
      </w:tr>
    </w:tbl>
    <w:p w14:paraId="1B974065" w14:textId="45D7AED9" w:rsidR="00AC51FC" w:rsidRPr="00D94591" w:rsidRDefault="000442F5" w:rsidP="00D94591">
      <w:pPr>
        <w:rPr>
          <w:b/>
        </w:rPr>
      </w:pPr>
      <w:r>
        <w:rPr>
          <w:b/>
          <w:bCs/>
          <w:i/>
          <w:iCs/>
        </w:rPr>
        <w:t xml:space="preserve">(b) </w:t>
      </w:r>
      <w:r w:rsidR="00EB31D9" w:rsidRPr="007909B8">
        <w:rPr>
          <w:b/>
          <w:bCs/>
          <w:i/>
          <w:iCs/>
        </w:rPr>
        <w:t>Frequent incremental delivery in compliance with FITARA</w:t>
      </w:r>
      <w:r w:rsidR="00E1215C">
        <w:rPr>
          <w:b/>
          <w:bCs/>
          <w:i/>
          <w:iCs/>
        </w:rPr>
        <w:t xml:space="preserve"> [SOO Section 4.5.b]</w:t>
      </w:r>
      <w:r w:rsidR="00F20E6E">
        <w:rPr>
          <w:b/>
          <w:bCs/>
          <w:i/>
          <w:iCs/>
        </w:rPr>
        <w:t>.</w:t>
      </w:r>
      <w:r w:rsidR="003000F4">
        <w:t xml:space="preserve"> </w:t>
      </w:r>
      <w:r w:rsidR="00AC51FC">
        <w:t>Our SDLC approach will be in full compliance with FITARA, ensuring that the solution adheres to federal IT acquisition standards. This involves delivering frequent, incremental updates to the system, allowing NTIA to continually assess the progress and provide feedback during the development process.</w:t>
      </w:r>
      <w:r w:rsidR="00AF2244">
        <w:t xml:space="preserve"> Using Agile </w:t>
      </w:r>
      <w:r w:rsidR="00D94591">
        <w:t xml:space="preserve">allows us to </w:t>
      </w:r>
      <w:r w:rsidR="00AC51FC">
        <w:t>frequent</w:t>
      </w:r>
      <w:r w:rsidR="00D94591">
        <w:t xml:space="preserve">ly </w:t>
      </w:r>
      <w:r w:rsidR="00AC51FC">
        <w:t>delive</w:t>
      </w:r>
      <w:r w:rsidR="00D94591">
        <w:t>r</w:t>
      </w:r>
      <w:r w:rsidR="00AC51FC">
        <w:t xml:space="preserve"> working software</w:t>
      </w:r>
      <w:r w:rsidR="00C9718A">
        <w:t xml:space="preserve"> through s</w:t>
      </w:r>
      <w:r w:rsidR="00AC51FC">
        <w:t>hort development cycles (sprints)</w:t>
      </w:r>
      <w:r w:rsidR="00C9718A">
        <w:t>.</w:t>
      </w:r>
      <w:r w:rsidR="00AC51FC">
        <w:t xml:space="preserve"> Each sprint will deliver functional components of the system, allowing stakeholders to review and test the solution throughout its development.</w:t>
      </w:r>
      <w:r w:rsidR="00D94591">
        <w:t xml:space="preserve"> We will also conduct </w:t>
      </w:r>
      <w:r w:rsidR="00D94591" w:rsidRPr="00D94591">
        <w:rPr>
          <w:bCs/>
        </w:rPr>
        <w:t>r</w:t>
      </w:r>
      <w:r w:rsidR="00AC51FC" w:rsidRPr="00D94591">
        <w:rPr>
          <w:bCs/>
        </w:rPr>
        <w:t xml:space="preserve">egular </w:t>
      </w:r>
      <w:r w:rsidR="00D94591" w:rsidRPr="00D94591">
        <w:rPr>
          <w:bCs/>
        </w:rPr>
        <w:t>d</w:t>
      </w:r>
      <w:r w:rsidR="00AC51FC" w:rsidRPr="00D94591">
        <w:rPr>
          <w:bCs/>
        </w:rPr>
        <w:t xml:space="preserve">emos </w:t>
      </w:r>
      <w:r w:rsidR="00D94591">
        <w:rPr>
          <w:bCs/>
        </w:rPr>
        <w:t xml:space="preserve">to obtain </w:t>
      </w:r>
      <w:r w:rsidR="00D94591" w:rsidRPr="00D94591">
        <w:rPr>
          <w:bCs/>
        </w:rPr>
        <w:t>f</w:t>
      </w:r>
      <w:r w:rsidR="00AC51FC" w:rsidRPr="00D94591">
        <w:rPr>
          <w:bCs/>
        </w:rPr>
        <w:t>eedback</w:t>
      </w:r>
      <w:r w:rsidR="00C9718A">
        <w:t xml:space="preserve">. </w:t>
      </w:r>
      <w:r w:rsidR="00AC51FC">
        <w:t>Stakeholders will participate in sprint reviews and product demos at the end of each sprint</w:t>
      </w:r>
      <w:r w:rsidR="00055E76">
        <w:t>, so we are developing the system</w:t>
      </w:r>
      <w:r w:rsidR="00AC51FC">
        <w:t xml:space="preserve"> according to NTIA’s requirements</w:t>
      </w:r>
      <w:r w:rsidR="00906BB1">
        <w:t>,</w:t>
      </w:r>
      <w:r w:rsidR="00AC51FC">
        <w:t xml:space="preserve"> and </w:t>
      </w:r>
      <w:r w:rsidR="00906BB1">
        <w:t>we assess</w:t>
      </w:r>
      <w:r w:rsidR="00AC51FC">
        <w:t xml:space="preserve"> that the product meets FITARA standards for transparency, accountability, and measurable progress.</w:t>
      </w:r>
    </w:p>
    <w:p w14:paraId="2CE7AAB7" w14:textId="7BC052EB" w:rsidR="00977224" w:rsidRDefault="000442F5" w:rsidP="00977224">
      <w:r>
        <w:rPr>
          <w:b/>
          <w:bCs/>
          <w:i/>
          <w:iCs/>
        </w:rPr>
        <w:t xml:space="preserve">(c) </w:t>
      </w:r>
      <w:r w:rsidR="00EB31D9" w:rsidRPr="007909B8">
        <w:rPr>
          <w:b/>
          <w:bCs/>
          <w:i/>
          <w:iCs/>
        </w:rPr>
        <w:t>An understandable, repeatable, and validated solution which can be leveraged by other development teams for future requirements</w:t>
      </w:r>
      <w:r w:rsidR="00E1215C">
        <w:rPr>
          <w:b/>
          <w:bCs/>
          <w:i/>
          <w:iCs/>
        </w:rPr>
        <w:t xml:space="preserve"> [SOO Section 4.5.c]</w:t>
      </w:r>
      <w:r w:rsidR="00F20E6E">
        <w:rPr>
          <w:b/>
          <w:bCs/>
          <w:i/>
          <w:iCs/>
        </w:rPr>
        <w:t>.</w:t>
      </w:r>
      <w:r w:rsidR="003000F4">
        <w:t xml:space="preserve"> </w:t>
      </w:r>
      <w:r w:rsidR="00C82C49">
        <w:t xml:space="preserve">NTIA requires </w:t>
      </w:r>
      <w:r w:rsidR="00977224">
        <w:t>a solution that is understandable, repeatable, and validated, allowing it to be leveraged by other development teams for future requirements across various NTIA and federal initiatives.</w:t>
      </w:r>
    </w:p>
    <w:tbl>
      <w:tblPr>
        <w:tblStyle w:val="RIVAtablestyle"/>
        <w:tblW w:w="0" w:type="auto"/>
        <w:tblLook w:val="04A0" w:firstRow="1" w:lastRow="0" w:firstColumn="1" w:lastColumn="0" w:noHBand="0" w:noVBand="1"/>
      </w:tblPr>
      <w:tblGrid>
        <w:gridCol w:w="1683"/>
        <w:gridCol w:w="7671"/>
      </w:tblGrid>
      <w:tr w:rsidR="00906BB1" w:rsidRPr="009F034B" w14:paraId="553B6850" w14:textId="77777777" w:rsidTr="00523623">
        <w:trPr>
          <w:cnfStyle w:val="100000000000" w:firstRow="1" w:lastRow="0" w:firstColumn="0" w:lastColumn="0" w:oddVBand="0" w:evenVBand="0" w:oddHBand="0" w:evenHBand="0" w:firstRowFirstColumn="0" w:firstRowLastColumn="0" w:lastRowFirstColumn="0" w:lastRowLastColumn="0"/>
          <w:tblHeader/>
        </w:trPr>
        <w:tc>
          <w:tcPr>
            <w:tcW w:w="1683" w:type="dxa"/>
          </w:tcPr>
          <w:p w14:paraId="0439D294" w14:textId="2A08906A" w:rsidR="00906BB1" w:rsidRPr="009F034B" w:rsidRDefault="00CC3B42" w:rsidP="00906BB1">
            <w:pPr>
              <w:spacing w:before="0" w:after="0" w:line="240" w:lineRule="auto"/>
              <w:rPr>
                <w:sz w:val="20"/>
                <w:szCs w:val="20"/>
              </w:rPr>
            </w:pPr>
            <w:r w:rsidRPr="009F034B">
              <w:rPr>
                <w:sz w:val="20"/>
                <w:szCs w:val="20"/>
              </w:rPr>
              <w:t>Element</w:t>
            </w:r>
          </w:p>
        </w:tc>
        <w:tc>
          <w:tcPr>
            <w:tcW w:w="7671" w:type="dxa"/>
          </w:tcPr>
          <w:p w14:paraId="3950362E" w14:textId="3403D32B" w:rsidR="00906BB1" w:rsidRPr="009F034B" w:rsidRDefault="00CC3B42" w:rsidP="00523623">
            <w:pPr>
              <w:pStyle w:val="Tableheading"/>
              <w:rPr>
                <w:sz w:val="20"/>
                <w:szCs w:val="20"/>
              </w:rPr>
            </w:pPr>
            <w:r w:rsidRPr="009F034B">
              <w:rPr>
                <w:sz w:val="20"/>
                <w:szCs w:val="20"/>
              </w:rPr>
              <w:t>Approach</w:t>
            </w:r>
          </w:p>
        </w:tc>
      </w:tr>
      <w:tr w:rsidR="00906BB1" w:rsidRPr="009F034B" w14:paraId="4AA86230" w14:textId="77777777" w:rsidTr="00CC3B42">
        <w:tc>
          <w:tcPr>
            <w:tcW w:w="1683" w:type="dxa"/>
          </w:tcPr>
          <w:p w14:paraId="631DAA97" w14:textId="1EAC2651" w:rsidR="00906BB1" w:rsidRPr="009F034B" w:rsidRDefault="00906BB1" w:rsidP="00FF34E4">
            <w:pPr>
              <w:pStyle w:val="TableText"/>
              <w:rPr>
                <w:b/>
                <w:sz w:val="20"/>
                <w:szCs w:val="20"/>
              </w:rPr>
            </w:pPr>
            <w:r w:rsidRPr="009F034B">
              <w:rPr>
                <w:b/>
                <w:sz w:val="20"/>
                <w:szCs w:val="20"/>
              </w:rPr>
              <w:t>Modular and Reusable Components</w:t>
            </w:r>
          </w:p>
        </w:tc>
        <w:tc>
          <w:tcPr>
            <w:tcW w:w="7671" w:type="dxa"/>
          </w:tcPr>
          <w:p w14:paraId="0426416B" w14:textId="1D623D33" w:rsidR="00906BB1" w:rsidRPr="009F034B" w:rsidRDefault="00906BB1" w:rsidP="00FF34E4">
            <w:pPr>
              <w:pStyle w:val="TableText"/>
              <w:rPr>
                <w:sz w:val="20"/>
                <w:szCs w:val="20"/>
              </w:rPr>
            </w:pPr>
            <w:r w:rsidRPr="009F034B">
              <w:rPr>
                <w:sz w:val="20"/>
                <w:szCs w:val="20"/>
              </w:rPr>
              <w:t xml:space="preserve">Our solution will use modular development practices, allowing </w:t>
            </w:r>
            <w:r w:rsidR="00787D6D" w:rsidRPr="009F034B">
              <w:rPr>
                <w:sz w:val="20"/>
                <w:szCs w:val="20"/>
              </w:rPr>
              <w:t xml:space="preserve">reuse of </w:t>
            </w:r>
            <w:r w:rsidR="009347FE" w:rsidRPr="009F034B">
              <w:rPr>
                <w:sz w:val="20"/>
                <w:szCs w:val="20"/>
              </w:rPr>
              <w:t>Open Source based</w:t>
            </w:r>
            <w:r w:rsidR="00787D6D" w:rsidRPr="009F034B">
              <w:rPr>
                <w:sz w:val="20"/>
                <w:szCs w:val="20"/>
              </w:rPr>
              <w:t xml:space="preserve"> </w:t>
            </w:r>
            <w:r w:rsidRPr="009F034B">
              <w:rPr>
                <w:sz w:val="20"/>
                <w:szCs w:val="20"/>
              </w:rPr>
              <w:t>individual components in future projects</w:t>
            </w:r>
            <w:r w:rsidR="00033A90" w:rsidRPr="009F034B">
              <w:rPr>
                <w:sz w:val="20"/>
                <w:szCs w:val="20"/>
              </w:rPr>
              <w:t xml:space="preserve"> including the Drupa</w:t>
            </w:r>
            <w:r w:rsidR="00830A8D" w:rsidRPr="009F034B">
              <w:rPr>
                <w:sz w:val="20"/>
                <w:szCs w:val="20"/>
              </w:rPr>
              <w:t>l Paragraphs</w:t>
            </w:r>
            <w:r w:rsidR="0017657F" w:rsidRPr="009F034B">
              <w:rPr>
                <w:sz w:val="20"/>
                <w:szCs w:val="20"/>
              </w:rPr>
              <w:t xml:space="preserve"> Views and Workflow modules</w:t>
            </w:r>
            <w:r w:rsidRPr="009F034B">
              <w:rPr>
                <w:sz w:val="20"/>
                <w:szCs w:val="20"/>
              </w:rPr>
              <w:t>. By focusing on modularity, we create a system where individual features and functionalities can be extracted and repurposed for other use cases without requiring significant changes to the overall system architecture.</w:t>
            </w:r>
          </w:p>
        </w:tc>
      </w:tr>
      <w:tr w:rsidR="00906BB1" w:rsidRPr="009F034B" w14:paraId="26CC7A44" w14:textId="77777777" w:rsidTr="00CC3B42">
        <w:trPr>
          <w:cnfStyle w:val="000000010000" w:firstRow="0" w:lastRow="0" w:firstColumn="0" w:lastColumn="0" w:oddVBand="0" w:evenVBand="0" w:oddHBand="0" w:evenHBand="1" w:firstRowFirstColumn="0" w:firstRowLastColumn="0" w:lastRowFirstColumn="0" w:lastRowLastColumn="0"/>
        </w:trPr>
        <w:tc>
          <w:tcPr>
            <w:tcW w:w="1683" w:type="dxa"/>
          </w:tcPr>
          <w:p w14:paraId="38CBADBF" w14:textId="6EF0E750" w:rsidR="00906BB1" w:rsidRPr="009F034B" w:rsidRDefault="00906BB1" w:rsidP="00FF34E4">
            <w:pPr>
              <w:pStyle w:val="TableText"/>
              <w:rPr>
                <w:b/>
                <w:sz w:val="20"/>
                <w:szCs w:val="20"/>
              </w:rPr>
            </w:pPr>
            <w:r w:rsidRPr="009F034B">
              <w:rPr>
                <w:b/>
                <w:sz w:val="20"/>
                <w:szCs w:val="20"/>
              </w:rPr>
              <w:t>Comprehensive Documentation</w:t>
            </w:r>
          </w:p>
        </w:tc>
        <w:tc>
          <w:tcPr>
            <w:tcW w:w="7671" w:type="dxa"/>
          </w:tcPr>
          <w:p w14:paraId="78D537D9" w14:textId="3A5BD62A" w:rsidR="00906BB1" w:rsidRPr="009F034B" w:rsidRDefault="00906BB1" w:rsidP="00FF34E4">
            <w:pPr>
              <w:pStyle w:val="TableText"/>
              <w:rPr>
                <w:sz w:val="20"/>
                <w:szCs w:val="20"/>
              </w:rPr>
            </w:pPr>
            <w:r w:rsidRPr="009F034B">
              <w:rPr>
                <w:sz w:val="20"/>
                <w:szCs w:val="20"/>
              </w:rPr>
              <w:t>Comprehensive documentation will support reuse and understanding by other teams. This will include technical specifications, configuration guides, and step by step instructions for setting up and deploying the system. Regular documentation updates reflect any changes made during development.</w:t>
            </w:r>
          </w:p>
        </w:tc>
      </w:tr>
      <w:tr w:rsidR="00906BB1" w:rsidRPr="009F034B" w14:paraId="2E3677F2" w14:textId="77777777" w:rsidTr="00CC3B42">
        <w:tc>
          <w:tcPr>
            <w:tcW w:w="1683" w:type="dxa"/>
          </w:tcPr>
          <w:p w14:paraId="0D7B550D" w14:textId="2735B151" w:rsidR="00906BB1" w:rsidRPr="009F034B" w:rsidRDefault="00906BB1" w:rsidP="00FF34E4">
            <w:pPr>
              <w:pStyle w:val="TableText"/>
              <w:rPr>
                <w:b/>
                <w:sz w:val="20"/>
                <w:szCs w:val="20"/>
              </w:rPr>
            </w:pPr>
            <w:r w:rsidRPr="009F034B">
              <w:rPr>
                <w:b/>
                <w:sz w:val="20"/>
                <w:szCs w:val="20"/>
              </w:rPr>
              <w:t xml:space="preserve">Testing Automation </w:t>
            </w:r>
          </w:p>
        </w:tc>
        <w:tc>
          <w:tcPr>
            <w:tcW w:w="7671" w:type="dxa"/>
          </w:tcPr>
          <w:p w14:paraId="4F7A9F1A" w14:textId="7B3C4ABA" w:rsidR="00906BB1" w:rsidRPr="009F034B" w:rsidRDefault="00906BB1" w:rsidP="00FF34E4">
            <w:pPr>
              <w:pStyle w:val="TableText"/>
              <w:rPr>
                <w:sz w:val="20"/>
                <w:szCs w:val="20"/>
              </w:rPr>
            </w:pPr>
            <w:r w:rsidRPr="009F034B">
              <w:rPr>
                <w:sz w:val="20"/>
                <w:szCs w:val="20"/>
              </w:rPr>
              <w:t>Our test-driven development (TDD) approach automates tests created for every new feature or functionality. This supports system validation at each step of the SDLC and easy regression testing for future changes.</w:t>
            </w:r>
          </w:p>
        </w:tc>
      </w:tr>
    </w:tbl>
    <w:p w14:paraId="1C07636A" w14:textId="504D6D11" w:rsidR="00583692" w:rsidRDefault="000442F5" w:rsidP="00583692">
      <w:r>
        <w:rPr>
          <w:b/>
          <w:bCs/>
          <w:i/>
          <w:iCs/>
        </w:rPr>
        <w:t xml:space="preserve">(d) </w:t>
      </w:r>
      <w:r w:rsidR="00EB31D9" w:rsidRPr="007909B8">
        <w:rPr>
          <w:b/>
          <w:bCs/>
          <w:i/>
          <w:iCs/>
        </w:rPr>
        <w:t>Implementation of automation in development methodology</w:t>
      </w:r>
      <w:r w:rsidR="00E1215C">
        <w:rPr>
          <w:b/>
          <w:bCs/>
          <w:i/>
          <w:iCs/>
        </w:rPr>
        <w:t xml:space="preserve"> [SOO Section 4.5.d]</w:t>
      </w:r>
      <w:r w:rsidR="00F20E6E">
        <w:rPr>
          <w:b/>
          <w:bCs/>
          <w:i/>
          <w:iCs/>
        </w:rPr>
        <w:t>.</w:t>
      </w:r>
      <w:r w:rsidR="003000F4">
        <w:t xml:space="preserve"> </w:t>
      </w:r>
      <w:r w:rsidR="00583692">
        <w:t>Automation is key to improving the efficiency of the SDLC, reducing manual errors, and speeding up the delivery of software. Our SDLC practices will leverage automation wherever possible to streamline development, testing, and deployment processes.</w:t>
      </w:r>
    </w:p>
    <w:p w14:paraId="75AF94AE" w14:textId="5C3E546F" w:rsidR="00C2418D" w:rsidRDefault="009646E2">
      <w:pPr>
        <w:pStyle w:val="Bullet1"/>
      </w:pPr>
      <w:r>
        <w:rPr>
          <w:b/>
          <w:bCs/>
        </w:rPr>
        <w:t>CI/CD Pipeline</w:t>
      </w:r>
      <w:r w:rsidR="0001352E" w:rsidRPr="00C2418D">
        <w:rPr>
          <w:b/>
          <w:bCs/>
        </w:rPr>
        <w:t>.</w:t>
      </w:r>
      <w:r w:rsidR="00087E81" w:rsidRPr="00C2418D">
        <w:rPr>
          <w:b/>
          <w:bCs/>
        </w:rPr>
        <w:t xml:space="preserve"> </w:t>
      </w:r>
      <w:r>
        <w:t>U</w:t>
      </w:r>
      <w:r w:rsidR="00583692">
        <w:t>sing tools like Jenkins, GitHub Actions, or Acquia Pipelines will automatically build, test, and deploy code whenever changes are made</w:t>
      </w:r>
      <w:r w:rsidR="00C2418D">
        <w:t xml:space="preserve">. </w:t>
      </w:r>
    </w:p>
    <w:p w14:paraId="5275AE8E" w14:textId="426A62F8" w:rsidR="000D3051" w:rsidRDefault="00583692">
      <w:pPr>
        <w:pStyle w:val="Bullet1"/>
      </w:pPr>
      <w:r w:rsidRPr="00601EF7">
        <w:rPr>
          <w:b/>
          <w:bCs/>
        </w:rPr>
        <w:t>Automated Testing</w:t>
      </w:r>
      <w:r w:rsidR="00C2418D">
        <w:t>.</w:t>
      </w:r>
      <w:r>
        <w:t xml:space="preserve"> </w:t>
      </w:r>
      <w:r w:rsidR="1CFBBF4C">
        <w:t xml:space="preserve">Our Testing Automation approach includes Our test-driven development (TDD) approach automates tests created for every new feature or functionality.  </w:t>
      </w:r>
      <w:r w:rsidR="003C48B5">
        <w:t xml:space="preserve">Automated testing </w:t>
      </w:r>
      <w:r w:rsidR="00FE667E">
        <w:t>at mul</w:t>
      </w:r>
      <w:r w:rsidR="00601EF7">
        <w:t xml:space="preserve">tiple stages </w:t>
      </w:r>
      <w:r w:rsidR="004651B3">
        <w:t>in the CI/CD pipeline</w:t>
      </w:r>
      <w:r w:rsidR="00601EF7">
        <w:t xml:space="preserve"> includes</w:t>
      </w:r>
    </w:p>
    <w:p w14:paraId="53F00168" w14:textId="35C30A91" w:rsidR="00583692" w:rsidRDefault="00583692" w:rsidP="49FF7464">
      <w:pPr>
        <w:pStyle w:val="Bullet2"/>
        <w:rPr>
          <w:b/>
        </w:rPr>
      </w:pPr>
      <w:r w:rsidRPr="78A54B55">
        <w:rPr>
          <w:b/>
          <w:bCs/>
        </w:rPr>
        <w:t>Unit</w:t>
      </w:r>
      <w:r w:rsidRPr="00A4793E">
        <w:rPr>
          <w:b/>
          <w:bCs/>
        </w:rPr>
        <w:t xml:space="preserve"> Tests</w:t>
      </w:r>
      <w:r w:rsidR="00A4793E">
        <w:t xml:space="preserve"> t</w:t>
      </w:r>
      <w:r>
        <w:t>o test individual functions or components.</w:t>
      </w:r>
    </w:p>
    <w:p w14:paraId="3972DA1C" w14:textId="5EA16BB6" w:rsidR="00583692" w:rsidRPr="00A4793E" w:rsidRDefault="00583692" w:rsidP="009F5505">
      <w:pPr>
        <w:pStyle w:val="Bullet2"/>
        <w:numPr>
          <w:ilvl w:val="0"/>
          <w:numId w:val="35"/>
        </w:numPr>
        <w:rPr>
          <w:b/>
          <w:bCs/>
        </w:rPr>
      </w:pPr>
      <w:r w:rsidRPr="00A4793E">
        <w:rPr>
          <w:b/>
          <w:bCs/>
        </w:rPr>
        <w:t>Integration Tests</w:t>
      </w:r>
      <w:r>
        <w:t xml:space="preserve"> </w:t>
      </w:r>
      <w:r w:rsidR="00A4793E">
        <w:t>t</w:t>
      </w:r>
      <w:r>
        <w:t xml:space="preserve">o </w:t>
      </w:r>
      <w:r w:rsidR="003044DC">
        <w:t>demonstrate</w:t>
      </w:r>
      <w:r>
        <w:t xml:space="preserve"> that various components work together as intended.</w:t>
      </w:r>
    </w:p>
    <w:p w14:paraId="06262A29" w14:textId="78922BAD" w:rsidR="00795111" w:rsidRDefault="00583692" w:rsidP="00795111">
      <w:pPr>
        <w:pStyle w:val="Bullet2"/>
        <w:numPr>
          <w:ilvl w:val="0"/>
          <w:numId w:val="35"/>
        </w:numPr>
      </w:pPr>
      <w:r w:rsidRPr="00A4793E">
        <w:rPr>
          <w:b/>
          <w:bCs/>
        </w:rPr>
        <w:t>End-to-end Tests</w:t>
      </w:r>
      <w:r w:rsidR="00A4793E">
        <w:rPr>
          <w:b/>
          <w:bCs/>
        </w:rPr>
        <w:t xml:space="preserve"> </w:t>
      </w:r>
      <w:r w:rsidR="00A4793E" w:rsidRPr="00A4793E">
        <w:t>t</w:t>
      </w:r>
      <w:r>
        <w:t>o simulate real-world us</w:t>
      </w:r>
      <w:r w:rsidR="00787D6D">
        <w:t>e</w:t>
      </w:r>
      <w:r>
        <w:t xml:space="preserve"> scenarios and validate the entire system.</w:t>
      </w:r>
    </w:p>
    <w:p w14:paraId="012C0D0A" w14:textId="1F9D600E" w:rsidR="00583692" w:rsidRDefault="00583692" w:rsidP="00795111">
      <w:pPr>
        <w:pStyle w:val="Bullet2"/>
        <w:numPr>
          <w:ilvl w:val="0"/>
          <w:numId w:val="35"/>
        </w:numPr>
      </w:pPr>
      <w:r w:rsidRPr="00795111">
        <w:rPr>
          <w:b/>
          <w:bCs/>
        </w:rPr>
        <w:t>Performance and Security Testing</w:t>
      </w:r>
      <w:r w:rsidR="00795111">
        <w:rPr>
          <w:b/>
          <w:bCs/>
        </w:rPr>
        <w:t xml:space="preserve"> </w:t>
      </w:r>
      <w:r w:rsidR="00795111" w:rsidRPr="00795111">
        <w:t>t</w:t>
      </w:r>
      <w:r>
        <w:t xml:space="preserve">o </w:t>
      </w:r>
      <w:r w:rsidR="00775101">
        <w:t>verify</w:t>
      </w:r>
      <w:r>
        <w:t xml:space="preserve"> the system meets performance benchmarks and complies with federal security standards.</w:t>
      </w:r>
    </w:p>
    <w:p w14:paraId="11FCD735" w14:textId="1CDB1454" w:rsidR="00583692" w:rsidRDefault="00583692" w:rsidP="00583692">
      <w:pPr>
        <w:pStyle w:val="Bullet1"/>
      </w:pPr>
      <w:r w:rsidRPr="00795111">
        <w:rPr>
          <w:b/>
          <w:bCs/>
        </w:rPr>
        <w:t>Automated Code Analysis</w:t>
      </w:r>
      <w:r w:rsidR="00795111">
        <w:t>.</w:t>
      </w:r>
      <w:r>
        <w:t xml:space="preserve"> </w:t>
      </w:r>
      <w:r w:rsidR="00753FC2">
        <w:t>To</w:t>
      </w:r>
      <w:r>
        <w:t xml:space="preserve">ols like SonarQube or </w:t>
      </w:r>
      <w:proofErr w:type="spellStart"/>
      <w:r>
        <w:t>Codacy</w:t>
      </w:r>
      <w:proofErr w:type="spellEnd"/>
      <w:r>
        <w:t xml:space="preserve"> perform static code analysis, identifying potential bugs, vulnerabilities</w:t>
      </w:r>
      <w:r w:rsidR="00787D6D">
        <w:t xml:space="preserve"> or </w:t>
      </w:r>
      <w:r>
        <w:t xml:space="preserve">code quality issues before they become </w:t>
      </w:r>
      <w:r w:rsidR="00787D6D">
        <w:t>risks</w:t>
      </w:r>
      <w:r>
        <w:t>.</w:t>
      </w:r>
    </w:p>
    <w:p w14:paraId="27EF0751" w14:textId="646CDC6B" w:rsidR="002F4932" w:rsidRDefault="000442F5" w:rsidP="25AA3167">
      <w:r>
        <w:rPr>
          <w:b/>
          <w:bCs/>
          <w:i/>
          <w:iCs/>
        </w:rPr>
        <w:t xml:space="preserve">(e) </w:t>
      </w:r>
      <w:r w:rsidR="00EB31D9" w:rsidRPr="007909B8">
        <w:rPr>
          <w:b/>
          <w:bCs/>
          <w:i/>
          <w:iCs/>
        </w:rPr>
        <w:t>Leverage sustainable and secure solutions to reduce the creation of custom code</w:t>
      </w:r>
      <w:r w:rsidR="00E1215C">
        <w:rPr>
          <w:b/>
          <w:bCs/>
          <w:i/>
          <w:iCs/>
        </w:rPr>
        <w:t xml:space="preserve"> [SOO Section 4.5.e]</w:t>
      </w:r>
      <w:r w:rsidR="00EB31D9" w:rsidRPr="007909B8">
        <w:rPr>
          <w:b/>
          <w:bCs/>
          <w:i/>
          <w:iCs/>
        </w:rPr>
        <w:t>.</w:t>
      </w:r>
      <w:r w:rsidR="0075464B" w:rsidRPr="007909B8">
        <w:rPr>
          <w:b/>
          <w:i/>
        </w:rPr>
        <w:t xml:space="preserve"> </w:t>
      </w:r>
      <w:r w:rsidR="005D2188" w:rsidRPr="005D2188">
        <w:rPr>
          <w:bCs/>
        </w:rPr>
        <w:t>NTIA requires</w:t>
      </w:r>
      <w:r w:rsidR="005D2188">
        <w:rPr>
          <w:b/>
        </w:rPr>
        <w:t xml:space="preserve"> </w:t>
      </w:r>
      <w:r w:rsidR="496EDDD3">
        <w:t>a modern SDLC solution</w:t>
      </w:r>
      <w:r w:rsidR="002F4932">
        <w:t xml:space="preserve"> that</w:t>
      </w:r>
      <w:r w:rsidR="496EDDD3">
        <w:t xml:space="preserve"> is sustainable, secure, and minimizes custom code. This reduces long term maintenance costs, enhances security, and e</w:t>
      </w:r>
      <w:r w:rsidR="001776E3">
        <w:t>volves</w:t>
      </w:r>
      <w:r w:rsidR="496EDDD3">
        <w:t xml:space="preserve"> the system with changing requirements.</w:t>
      </w:r>
      <w:r w:rsidR="00D97F25">
        <w:t xml:space="preserve"> </w:t>
      </w:r>
      <w:r w:rsidR="002F4932">
        <w:t xml:space="preserve">Our approach includes: </w:t>
      </w:r>
    </w:p>
    <w:p w14:paraId="23C5D0E9" w14:textId="005A496A" w:rsidR="002F4932" w:rsidRDefault="002F4932" w:rsidP="002F4932">
      <w:pPr>
        <w:pStyle w:val="Bullet1"/>
      </w:pPr>
      <w:r w:rsidRPr="001B61CA">
        <w:rPr>
          <w:b/>
          <w:bCs/>
        </w:rPr>
        <w:t>Opensource Technologies</w:t>
      </w:r>
      <w:r>
        <w:t xml:space="preserve"> </w:t>
      </w:r>
      <w:r w:rsidR="001B61CA" w:rsidRPr="001B61CA">
        <w:t>reduc</w:t>
      </w:r>
      <w:r w:rsidR="001B61CA">
        <w:t>e</w:t>
      </w:r>
      <w:r w:rsidR="001B61CA" w:rsidRPr="001B61CA">
        <w:t xml:space="preserve"> the need for proprietary solutions and custom code. </w:t>
      </w:r>
      <w:r w:rsidR="003523C8">
        <w:t xml:space="preserve">Implementation of a </w:t>
      </w:r>
      <w:r w:rsidR="003523C8" w:rsidRPr="001B61CA">
        <w:t>community driven development model with regular security updates and feature enhancements</w:t>
      </w:r>
      <w:r w:rsidR="003523C8">
        <w:t xml:space="preserve">, such as the widely adopted opensource platform Drupal. </w:t>
      </w:r>
    </w:p>
    <w:p w14:paraId="166CFEE4" w14:textId="5FCFC3B5" w:rsidR="003523C8" w:rsidRDefault="002D481E" w:rsidP="002F4932">
      <w:pPr>
        <w:pStyle w:val="Bullet1"/>
      </w:pPr>
      <w:r>
        <w:rPr>
          <w:b/>
          <w:bCs/>
        </w:rPr>
        <w:t>Saa</w:t>
      </w:r>
      <w:r w:rsidR="008558AF">
        <w:rPr>
          <w:b/>
          <w:bCs/>
        </w:rPr>
        <w:t>S</w:t>
      </w:r>
      <w:r>
        <w:rPr>
          <w:b/>
          <w:bCs/>
        </w:rPr>
        <w:t xml:space="preserve"> and PaaS integration </w:t>
      </w:r>
      <w:r w:rsidRPr="002D481E">
        <w:t>minimize custom development</w:t>
      </w:r>
      <w:r>
        <w:t>.</w:t>
      </w:r>
      <w:r w:rsidR="00CA6A23">
        <w:t xml:space="preserve"> </w:t>
      </w:r>
      <w:r w:rsidR="00CA6A23" w:rsidRPr="00CA6A23">
        <w:t xml:space="preserve">Acquia’s PaaS platform will manage hosting, security, and performance optimization without </w:t>
      </w:r>
      <w:r w:rsidR="00D97F25">
        <w:t>using</w:t>
      </w:r>
      <w:r w:rsidR="00CA6A23" w:rsidRPr="00CA6A23">
        <w:t xml:space="preserve"> custom infrastructure</w:t>
      </w:r>
      <w:r w:rsidR="00D6503E">
        <w:t>.</w:t>
      </w:r>
    </w:p>
    <w:p w14:paraId="1292DFC0" w14:textId="235FC11E" w:rsidR="00D6503E" w:rsidRDefault="00D6503E" w:rsidP="002F4932">
      <w:pPr>
        <w:pStyle w:val="Bullet1"/>
      </w:pPr>
      <w:r>
        <w:rPr>
          <w:b/>
          <w:bCs/>
        </w:rPr>
        <w:t xml:space="preserve">Security Best Practices </w:t>
      </w:r>
      <w:r w:rsidR="008558AF">
        <w:t xml:space="preserve">such as </w:t>
      </w:r>
      <w:r w:rsidR="008558AF" w:rsidRPr="008558AF">
        <w:t xml:space="preserve">FedRAMP, FISMA, and NIST SP 80053 guidelines, </w:t>
      </w:r>
      <w:r w:rsidR="008558AF">
        <w:t xml:space="preserve">maintain system security and </w:t>
      </w:r>
      <w:r w:rsidR="008558AF" w:rsidRPr="008558AF">
        <w:t>complian</w:t>
      </w:r>
      <w:r w:rsidR="008558AF">
        <w:t>ce</w:t>
      </w:r>
      <w:r w:rsidR="008558AF" w:rsidRPr="008558AF">
        <w:t xml:space="preserve"> with federal regulations</w:t>
      </w:r>
      <w:r w:rsidR="008558AF">
        <w:t>.</w:t>
      </w:r>
    </w:p>
    <w:p w14:paraId="0A8E44FA" w14:textId="21983DF0" w:rsidR="00BB0851" w:rsidRDefault="496EDDD3" w:rsidP="00FD084C">
      <w:r>
        <w:t>Our approach emphasizes long</w:t>
      </w:r>
      <w:r w:rsidR="00527F85">
        <w:t>-</w:t>
      </w:r>
      <w:r>
        <w:t>term sustainability and reusability</w:t>
      </w:r>
      <w:r w:rsidR="00E9601A">
        <w:t>. With a combination</w:t>
      </w:r>
      <w:r>
        <w:t xml:space="preserve"> of opensource technologies, automation, and modular components, </w:t>
      </w:r>
      <w:r w:rsidR="00E9601A">
        <w:t xml:space="preserve">our approach </w:t>
      </w:r>
      <w:r w:rsidR="00FF72D0">
        <w:t xml:space="preserve">yields a </w:t>
      </w:r>
      <w:r w:rsidR="00292D9A">
        <w:t>flex</w:t>
      </w:r>
      <w:r>
        <w:t xml:space="preserve">ible and adaptable </w:t>
      </w:r>
      <w:r w:rsidR="00292D9A">
        <w:t xml:space="preserve">solution </w:t>
      </w:r>
      <w:r>
        <w:t>for future use cases.</w:t>
      </w:r>
      <w:r w:rsidR="00C527F4">
        <w:t xml:space="preserve"> </w:t>
      </w:r>
      <w:r w:rsidR="00331FFB">
        <w:t>We</w:t>
      </w:r>
      <w:r w:rsidR="00D97F25">
        <w:t xml:space="preserve"> </w:t>
      </w:r>
      <w:r w:rsidR="00B23CE1">
        <w:t>m</w:t>
      </w:r>
      <w:r>
        <w:t xml:space="preserve">inimize custom code </w:t>
      </w:r>
      <w:r w:rsidR="00FD084C">
        <w:t xml:space="preserve">use </w:t>
      </w:r>
      <w:r>
        <w:t>by:</w:t>
      </w:r>
    </w:p>
    <w:p w14:paraId="1425D938" w14:textId="34FC1A7C" w:rsidR="00A74C9F" w:rsidRDefault="00A74C9F" w:rsidP="00A74C9F">
      <w:pPr>
        <w:pStyle w:val="Bullet1"/>
      </w:pPr>
      <w:r w:rsidRPr="00A74C9F">
        <w:rPr>
          <w:b/>
          <w:bCs/>
        </w:rPr>
        <w:t xml:space="preserve">Leveraging Existing Drupal Modules. </w:t>
      </w:r>
      <w:r w:rsidRPr="00A74C9F">
        <w:t>Building on top of existing Drupal modules, reduc</w:t>
      </w:r>
      <w:r>
        <w:t>es</w:t>
      </w:r>
      <w:r w:rsidRPr="00A74C9F">
        <w:t xml:space="preserve"> the need for custom development. This </w:t>
      </w:r>
      <w:r w:rsidR="008D22A8">
        <w:t>enables</w:t>
      </w:r>
      <w:r w:rsidR="00CA0AC4">
        <w:t xml:space="preserve"> </w:t>
      </w:r>
      <w:r w:rsidRPr="00A74C9F">
        <w:t>system benefits from regular updates, security patches, and community support</w:t>
      </w:r>
    </w:p>
    <w:p w14:paraId="0B201A71" w14:textId="0DE3FBD6" w:rsidR="00A74C9F" w:rsidRDefault="00A74C9F" w:rsidP="00A74C9F">
      <w:pPr>
        <w:pStyle w:val="Bullet1"/>
      </w:pPr>
      <w:r w:rsidRPr="00A74C9F">
        <w:rPr>
          <w:b/>
          <w:bCs/>
        </w:rPr>
        <w:t>Extending Functionality w/ Configuration.</w:t>
      </w:r>
      <w:r>
        <w:t xml:space="preserve"> </w:t>
      </w:r>
      <w:r w:rsidR="008D22A8">
        <w:t>E</w:t>
      </w:r>
      <w:r w:rsidRPr="00A74C9F">
        <w:t>xtend</w:t>
      </w:r>
      <w:r w:rsidR="008D22A8">
        <w:t>ing</w:t>
      </w:r>
      <w:r w:rsidRPr="00A74C9F">
        <w:t xml:space="preserve"> the functionality of existing solutions through configurations</w:t>
      </w:r>
      <w:r w:rsidR="008D22A8">
        <w:t xml:space="preserve"> r</w:t>
      </w:r>
      <w:r w:rsidR="008D22A8" w:rsidRPr="00A74C9F">
        <w:t>ather than custom coding new features</w:t>
      </w:r>
      <w:r w:rsidRPr="00A74C9F">
        <w:t>, allow</w:t>
      </w:r>
      <w:r w:rsidR="008D22A8">
        <w:t>s</w:t>
      </w:r>
      <w:r w:rsidRPr="00A74C9F">
        <w:t xml:space="preserve"> the system to meet specific NTIA needs without introducing technical debt.</w:t>
      </w:r>
    </w:p>
    <w:p w14:paraId="7E999885" w14:textId="71180D46" w:rsidR="00595F3B" w:rsidRDefault="496EDDD3" w:rsidP="25AA3167">
      <w:r>
        <w:t xml:space="preserve">Our SDLC approach </w:t>
      </w:r>
      <w:r w:rsidR="003B10DF">
        <w:t xml:space="preserve">optimizes the ease of </w:t>
      </w:r>
      <w:r>
        <w:t>system</w:t>
      </w:r>
      <w:r w:rsidR="00F27E15">
        <w:t xml:space="preserve"> maintenance and upgrades: </w:t>
      </w:r>
    </w:p>
    <w:p w14:paraId="5E801FB6" w14:textId="4E6C8A22" w:rsidR="00783415" w:rsidRDefault="00783415" w:rsidP="00331FFB">
      <w:pPr>
        <w:pStyle w:val="Bullet1"/>
      </w:pPr>
      <w:r w:rsidRPr="00783415">
        <w:rPr>
          <w:b/>
          <w:bCs/>
        </w:rPr>
        <w:t>Modular Design.</w:t>
      </w:r>
      <w:r>
        <w:t xml:space="preserve"> By building the system in a modular fashion, individual components can be upgraded or replaced without affecting the entire system</w:t>
      </w:r>
    </w:p>
    <w:p w14:paraId="3FE8E73C" w14:textId="409CAC68" w:rsidR="00783415" w:rsidRDefault="00783415" w:rsidP="00331FFB">
      <w:pPr>
        <w:pStyle w:val="Bullet1"/>
      </w:pPr>
      <w:r w:rsidRPr="00783415">
        <w:rPr>
          <w:b/>
          <w:bCs/>
        </w:rPr>
        <w:t>Automated Monitoring and Logging</w:t>
      </w:r>
      <w:r>
        <w:t xml:space="preserve">. Implementing automated monitoring tools (such as New Relic or Acquia Cloud Metrics) </w:t>
      </w:r>
      <w:r w:rsidR="00DF4100">
        <w:t xml:space="preserve">to </w:t>
      </w:r>
      <w:r>
        <w:t xml:space="preserve">track system performance, identify potential issues, and </w:t>
      </w:r>
      <w:r w:rsidR="00D25A63">
        <w:t>maintain</w:t>
      </w:r>
      <w:r>
        <w:t xml:space="preserve"> uptime. This </w:t>
      </w:r>
      <w:r w:rsidR="00E14C02">
        <w:t xml:space="preserve">supports quick identification and resolution of problems. </w:t>
      </w:r>
    </w:p>
    <w:p w14:paraId="6B80FDD2" w14:textId="11D948A2" w:rsidR="00595F3B" w:rsidRDefault="001C729D" w:rsidP="00595F3B">
      <w:pPr>
        <w:pStyle w:val="Heading2"/>
      </w:pPr>
      <w:bookmarkStart w:id="165" w:name="_Ref177298631"/>
      <w:bookmarkStart w:id="166" w:name="_Ref177298653"/>
      <w:bookmarkStart w:id="167" w:name="_Toc177317397"/>
      <w:r>
        <w:rPr>
          <w:noProof/>
          <w14:ligatures w14:val="standardContextual"/>
        </w:rPr>
        <w:drawing>
          <wp:anchor distT="0" distB="0" distL="114300" distR="114300" simplePos="0" relativeHeight="251658243" behindDoc="1" locked="0" layoutInCell="1" allowOverlap="1" wp14:anchorId="0EA1996D" wp14:editId="002D254B">
            <wp:simplePos x="0" y="0"/>
            <wp:positionH relativeFrom="column">
              <wp:posOffset>3505200</wp:posOffset>
            </wp:positionH>
            <wp:positionV relativeFrom="paragraph">
              <wp:posOffset>319405</wp:posOffset>
            </wp:positionV>
            <wp:extent cx="2438400" cy="2692400"/>
            <wp:effectExtent l="0" t="0" r="0" b="0"/>
            <wp:wrapTight wrapText="bothSides">
              <wp:wrapPolygon edited="0">
                <wp:start x="338" y="0"/>
                <wp:lineTo x="0" y="306"/>
                <wp:lineTo x="0" y="21294"/>
                <wp:lineTo x="21488" y="21294"/>
                <wp:lineTo x="21488" y="306"/>
                <wp:lineTo x="21150" y="0"/>
                <wp:lineTo x="338" y="0"/>
              </wp:wrapPolygon>
            </wp:wrapTight>
            <wp:docPr id="1470982497" name="Picture 11" descr="A diagram of a user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2497" name="Picture 11" descr="A diagram of a user experien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8400" cy="2692400"/>
                    </a:xfrm>
                    <a:prstGeom prst="rect">
                      <a:avLst/>
                    </a:prstGeom>
                  </pic:spPr>
                </pic:pic>
              </a:graphicData>
            </a:graphic>
            <wp14:sizeRelH relativeFrom="page">
              <wp14:pctWidth>0</wp14:pctWidth>
            </wp14:sizeRelH>
            <wp14:sizeRelV relativeFrom="page">
              <wp14:pctHeight>0</wp14:pctHeight>
            </wp14:sizeRelV>
          </wp:anchor>
        </w:drawing>
      </w:r>
      <w:r w:rsidR="00595F3B">
        <w:t xml:space="preserve">Utilization of Agile </w:t>
      </w:r>
      <w:r w:rsidR="008771FB">
        <w:t>P</w:t>
      </w:r>
      <w:r w:rsidR="00595F3B">
        <w:t xml:space="preserve">rocess and Stakeholder </w:t>
      </w:r>
      <w:r w:rsidR="008771FB">
        <w:t>E</w:t>
      </w:r>
      <w:r w:rsidR="00595F3B">
        <w:t>ngagement</w:t>
      </w:r>
      <w:bookmarkEnd w:id="165"/>
      <w:bookmarkEnd w:id="166"/>
      <w:r w:rsidR="00BE7536">
        <w:t xml:space="preserve"> [SOO Section 4.</w:t>
      </w:r>
      <w:r w:rsidR="00A8785D">
        <w:t>7</w:t>
      </w:r>
      <w:r w:rsidR="00BE7536">
        <w:t>]</w:t>
      </w:r>
      <w:bookmarkEnd w:id="167"/>
    </w:p>
    <w:p w14:paraId="29CDB851" w14:textId="3FE5FB61" w:rsidR="007909B8" w:rsidRPr="00FA70CA" w:rsidRDefault="00F42CB3" w:rsidP="0097567A">
      <w:pPr>
        <w:rPr>
          <w:rFonts w:eastAsia="Aptos"/>
        </w:rPr>
      </w:pPr>
      <w:r>
        <w:rPr>
          <w:noProof/>
          <w14:ligatures w14:val="standardContextual"/>
        </w:rPr>
        <mc:AlternateContent>
          <mc:Choice Requires="wps">
            <w:drawing>
              <wp:anchor distT="0" distB="0" distL="114300" distR="114300" simplePos="0" relativeHeight="251658241" behindDoc="0" locked="0" layoutInCell="1" allowOverlap="1" wp14:anchorId="1E37A15A" wp14:editId="3A0E8F8A">
                <wp:simplePos x="0" y="0"/>
                <wp:positionH relativeFrom="margin">
                  <wp:posOffset>3505200</wp:posOffset>
                </wp:positionH>
                <wp:positionV relativeFrom="paragraph">
                  <wp:posOffset>2654935</wp:posOffset>
                </wp:positionV>
                <wp:extent cx="2438400" cy="958215"/>
                <wp:effectExtent l="0" t="0" r="0" b="0"/>
                <wp:wrapTight wrapText="bothSides">
                  <wp:wrapPolygon edited="0">
                    <wp:start x="0" y="0"/>
                    <wp:lineTo x="0" y="21265"/>
                    <wp:lineTo x="21488" y="21265"/>
                    <wp:lineTo x="21488" y="0"/>
                    <wp:lineTo x="0" y="0"/>
                  </wp:wrapPolygon>
                </wp:wrapTight>
                <wp:docPr id="1827008781" name="Text Box 1"/>
                <wp:cNvGraphicFramePr/>
                <a:graphic xmlns:a="http://schemas.openxmlformats.org/drawingml/2006/main">
                  <a:graphicData uri="http://schemas.microsoft.com/office/word/2010/wordprocessingShape">
                    <wps:wsp>
                      <wps:cNvSpPr txBox="1"/>
                      <wps:spPr>
                        <a:xfrm>
                          <a:off x="0" y="0"/>
                          <a:ext cx="2438400" cy="958215"/>
                        </a:xfrm>
                        <a:prstGeom prst="rect">
                          <a:avLst/>
                        </a:prstGeom>
                        <a:solidFill>
                          <a:prstClr val="white"/>
                        </a:solidFill>
                        <a:ln>
                          <a:noFill/>
                        </a:ln>
                      </wps:spPr>
                      <wps:txbx>
                        <w:txbxContent>
                          <w:p w14:paraId="1A4B3DA5" w14:textId="487FED87" w:rsidR="005C378A" w:rsidRPr="00BD327E" w:rsidRDefault="005C378A" w:rsidP="005C378A">
                            <w:pPr>
                              <w:pStyle w:val="Caption"/>
                            </w:pPr>
                            <w:bookmarkStart w:id="168" w:name="_Toc177317506"/>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00A3064C">
                              <w:rPr>
                                <w:sz w:val="22"/>
                                <w:szCs w:val="22"/>
                              </w:rPr>
                              <w:t>We</w:t>
                            </w:r>
                            <w:r>
                              <w:t xml:space="preserve"> </w:t>
                            </w:r>
                            <w:r w:rsidR="007A6B38">
                              <w:rPr>
                                <w:sz w:val="22"/>
                                <w:szCs w:val="22"/>
                              </w:rPr>
                              <w:t>W</w:t>
                            </w:r>
                            <w:r w:rsidR="00A3064C">
                              <w:rPr>
                                <w:sz w:val="22"/>
                                <w:szCs w:val="22"/>
                              </w:rPr>
                              <w:t xml:space="preserve">ill </w:t>
                            </w:r>
                            <w:r w:rsidR="007A6B38">
                              <w:rPr>
                                <w:sz w:val="22"/>
                                <w:szCs w:val="22"/>
                              </w:rPr>
                              <w:t>U</w:t>
                            </w:r>
                            <w:r w:rsidR="00A3064C">
                              <w:rPr>
                                <w:sz w:val="22"/>
                                <w:szCs w:val="22"/>
                              </w:rPr>
                              <w:t>se</w:t>
                            </w:r>
                            <w:r w:rsidR="00C17CF4">
                              <w:rPr>
                                <w:sz w:val="22"/>
                                <w:szCs w:val="22"/>
                              </w:rPr>
                              <w:t xml:space="preserve"> HCD</w:t>
                            </w:r>
                            <w:r w:rsidR="00A3064C">
                              <w:rPr>
                                <w:sz w:val="22"/>
                                <w:szCs w:val="22"/>
                              </w:rPr>
                              <w:t xml:space="preserve"> </w:t>
                            </w:r>
                            <w:r w:rsidR="007A6B38">
                              <w:rPr>
                                <w:sz w:val="22"/>
                                <w:szCs w:val="22"/>
                              </w:rPr>
                              <w:t>T</w:t>
                            </w:r>
                            <w:r w:rsidRPr="005554AF">
                              <w:rPr>
                                <w:sz w:val="22"/>
                                <w:szCs w:val="22"/>
                              </w:rPr>
                              <w:t xml:space="preserve">o </w:t>
                            </w:r>
                            <w:r w:rsidR="007A6B38">
                              <w:rPr>
                                <w:sz w:val="22"/>
                                <w:szCs w:val="22"/>
                              </w:rPr>
                              <w:t>M</w:t>
                            </w:r>
                            <w:r w:rsidR="00777AF5">
                              <w:rPr>
                                <w:sz w:val="22"/>
                                <w:szCs w:val="22"/>
                              </w:rPr>
                              <w:t>aintain</w:t>
                            </w:r>
                            <w:r>
                              <w:t xml:space="preserve"> Redbook </w:t>
                            </w:r>
                            <w:r w:rsidR="007A6B38">
                              <w:rPr>
                                <w:sz w:val="22"/>
                                <w:szCs w:val="22"/>
                              </w:rPr>
                              <w:t>S</w:t>
                            </w:r>
                            <w:r w:rsidRPr="005554AF">
                              <w:rPr>
                                <w:sz w:val="22"/>
                                <w:szCs w:val="22"/>
                              </w:rPr>
                              <w:t xml:space="preserve">takeholder </w:t>
                            </w:r>
                            <w:r w:rsidR="007A6B38">
                              <w:rPr>
                                <w:sz w:val="22"/>
                                <w:szCs w:val="22"/>
                              </w:rPr>
                              <w:t>E</w:t>
                            </w:r>
                            <w:r w:rsidRPr="005554AF">
                              <w:rPr>
                                <w:sz w:val="22"/>
                                <w:szCs w:val="22"/>
                              </w:rPr>
                              <w:t>ngagement</w:t>
                            </w:r>
                            <w:r>
                              <w:t xml:space="preserve"> </w:t>
                            </w:r>
                            <w:r w:rsidR="00C208A5">
                              <w:t>during</w:t>
                            </w:r>
                            <w:r>
                              <w:t xml:space="preserve"> </w:t>
                            </w:r>
                            <w:r w:rsidR="007A6B38">
                              <w:rPr>
                                <w:sz w:val="22"/>
                                <w:szCs w:val="22"/>
                              </w:rPr>
                              <w:t>A</w:t>
                            </w:r>
                            <w:r w:rsidRPr="005554AF">
                              <w:rPr>
                                <w:sz w:val="22"/>
                                <w:szCs w:val="22"/>
                              </w:rPr>
                              <w:t xml:space="preserve">ll </w:t>
                            </w:r>
                            <w:r w:rsidR="007A6B38">
                              <w:rPr>
                                <w:sz w:val="22"/>
                                <w:szCs w:val="22"/>
                              </w:rPr>
                              <w:t>P</w:t>
                            </w:r>
                            <w:r w:rsidRPr="005554AF">
                              <w:rPr>
                                <w:sz w:val="22"/>
                                <w:szCs w:val="22"/>
                              </w:rPr>
                              <w:t>hases</w:t>
                            </w:r>
                            <w:r>
                              <w:t xml:space="preserve"> of </w:t>
                            </w:r>
                            <w:bookmarkEnd w:id="168"/>
                            <w:r w:rsidR="000B4F49">
                              <w:rPr>
                                <w:sz w:val="22"/>
                                <w:szCs w:val="22"/>
                              </w:rPr>
                              <w:t>Redbook Solution Delivery.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37A15A" id="_x0000_t202" coordsize="21600,21600" o:spt="202" path="m,l,21600r21600,l21600,xe">
                <v:stroke joinstyle="miter"/>
                <v:path gradientshapeok="t" o:connecttype="rect"/>
              </v:shapetype>
              <v:shape id="Text Box 1" o:spid="_x0000_s1027" type="#_x0000_t202" style="position:absolute;margin-left:276pt;margin-top:209.05pt;width:192pt;height:75.45pt;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" stroked="f">
                <v:textbox style="mso-fit-shape-to-text:t" inset="0,0,0,0">
                  <w:txbxContent>
                    <w:p w14:paraId="1A4B3DA5" w14:textId="487FED87" w:rsidR="005C378A" w:rsidRPr="00BD327E" w:rsidRDefault="005C378A" w:rsidP="005C378A">
                      <w:pPr>
                        <w:pStyle w:val="Caption"/>
                      </w:pPr>
                      <w:bookmarkStart w:id="169" w:name="_Toc177317506"/>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00A3064C">
                        <w:rPr>
                          <w:sz w:val="22"/>
                          <w:szCs w:val="22"/>
                        </w:rPr>
                        <w:t>We</w:t>
                      </w:r>
                      <w:r>
                        <w:t xml:space="preserve"> </w:t>
                      </w:r>
                      <w:r w:rsidR="007A6B38">
                        <w:rPr>
                          <w:sz w:val="22"/>
                          <w:szCs w:val="22"/>
                        </w:rPr>
                        <w:t>W</w:t>
                      </w:r>
                      <w:r w:rsidR="00A3064C">
                        <w:rPr>
                          <w:sz w:val="22"/>
                          <w:szCs w:val="22"/>
                        </w:rPr>
                        <w:t xml:space="preserve">ill </w:t>
                      </w:r>
                      <w:r w:rsidR="007A6B38">
                        <w:rPr>
                          <w:sz w:val="22"/>
                          <w:szCs w:val="22"/>
                        </w:rPr>
                        <w:t>U</w:t>
                      </w:r>
                      <w:r w:rsidR="00A3064C">
                        <w:rPr>
                          <w:sz w:val="22"/>
                          <w:szCs w:val="22"/>
                        </w:rPr>
                        <w:t>se</w:t>
                      </w:r>
                      <w:r w:rsidR="00C17CF4">
                        <w:rPr>
                          <w:sz w:val="22"/>
                          <w:szCs w:val="22"/>
                        </w:rPr>
                        <w:t xml:space="preserve"> HCD</w:t>
                      </w:r>
                      <w:r w:rsidR="00A3064C">
                        <w:rPr>
                          <w:sz w:val="22"/>
                          <w:szCs w:val="22"/>
                        </w:rPr>
                        <w:t xml:space="preserve"> </w:t>
                      </w:r>
                      <w:r w:rsidR="007A6B38">
                        <w:rPr>
                          <w:sz w:val="22"/>
                          <w:szCs w:val="22"/>
                        </w:rPr>
                        <w:t>T</w:t>
                      </w:r>
                      <w:r w:rsidRPr="005554AF">
                        <w:rPr>
                          <w:sz w:val="22"/>
                          <w:szCs w:val="22"/>
                        </w:rPr>
                        <w:t xml:space="preserve">o </w:t>
                      </w:r>
                      <w:r w:rsidR="007A6B38">
                        <w:rPr>
                          <w:sz w:val="22"/>
                          <w:szCs w:val="22"/>
                        </w:rPr>
                        <w:t>M</w:t>
                      </w:r>
                      <w:r w:rsidR="00777AF5">
                        <w:rPr>
                          <w:sz w:val="22"/>
                          <w:szCs w:val="22"/>
                        </w:rPr>
                        <w:t>aintain</w:t>
                      </w:r>
                      <w:r>
                        <w:t xml:space="preserve"> Redbook </w:t>
                      </w:r>
                      <w:r w:rsidR="007A6B38">
                        <w:rPr>
                          <w:sz w:val="22"/>
                          <w:szCs w:val="22"/>
                        </w:rPr>
                        <w:t>S</w:t>
                      </w:r>
                      <w:r w:rsidRPr="005554AF">
                        <w:rPr>
                          <w:sz w:val="22"/>
                          <w:szCs w:val="22"/>
                        </w:rPr>
                        <w:t xml:space="preserve">takeholder </w:t>
                      </w:r>
                      <w:r w:rsidR="007A6B38">
                        <w:rPr>
                          <w:sz w:val="22"/>
                          <w:szCs w:val="22"/>
                        </w:rPr>
                        <w:t>E</w:t>
                      </w:r>
                      <w:r w:rsidRPr="005554AF">
                        <w:rPr>
                          <w:sz w:val="22"/>
                          <w:szCs w:val="22"/>
                        </w:rPr>
                        <w:t>ngagement</w:t>
                      </w:r>
                      <w:r>
                        <w:t xml:space="preserve"> </w:t>
                      </w:r>
                      <w:r w:rsidR="00C208A5">
                        <w:t>during</w:t>
                      </w:r>
                      <w:r>
                        <w:t xml:space="preserve"> </w:t>
                      </w:r>
                      <w:r w:rsidR="007A6B38">
                        <w:rPr>
                          <w:sz w:val="22"/>
                          <w:szCs w:val="22"/>
                        </w:rPr>
                        <w:t>A</w:t>
                      </w:r>
                      <w:r w:rsidRPr="005554AF">
                        <w:rPr>
                          <w:sz w:val="22"/>
                          <w:szCs w:val="22"/>
                        </w:rPr>
                        <w:t xml:space="preserve">ll </w:t>
                      </w:r>
                      <w:r w:rsidR="007A6B38">
                        <w:rPr>
                          <w:sz w:val="22"/>
                          <w:szCs w:val="22"/>
                        </w:rPr>
                        <w:t>P</w:t>
                      </w:r>
                      <w:r w:rsidRPr="005554AF">
                        <w:rPr>
                          <w:sz w:val="22"/>
                          <w:szCs w:val="22"/>
                        </w:rPr>
                        <w:t>hases</w:t>
                      </w:r>
                      <w:r>
                        <w:t xml:space="preserve"> of </w:t>
                      </w:r>
                      <w:bookmarkEnd w:id="169"/>
                      <w:r w:rsidR="000B4F49">
                        <w:rPr>
                          <w:sz w:val="22"/>
                          <w:szCs w:val="22"/>
                        </w:rPr>
                        <w:t>Redbook Solution Delivery.</w:t>
                      </w:r>
                    </w:p>
                  </w:txbxContent>
                </v:textbox>
                <w10:wrap type="tight" anchorx="margin"/>
              </v:shape>
            </w:pict>
          </mc:Fallback>
        </mc:AlternateContent>
      </w:r>
      <w:r w:rsidR="006127C4">
        <w:rPr>
          <w:b/>
          <w:bCs/>
          <w:i/>
          <w:iCs/>
        </w:rPr>
        <w:t xml:space="preserve">(a) </w:t>
      </w:r>
      <w:r w:rsidR="00A55ED0" w:rsidRPr="00A55ED0">
        <w:rPr>
          <w:b/>
          <w:i/>
        </w:rPr>
        <w:t>Engagement with stakeholders involved in the construction of the manual and website process</w:t>
      </w:r>
      <w:r w:rsidR="00A55ED0">
        <w:rPr>
          <w:b/>
          <w:i/>
        </w:rPr>
        <w:t xml:space="preserve"> </w:t>
      </w:r>
      <w:r w:rsidR="00F91C5C">
        <w:rPr>
          <w:b/>
          <w:bCs/>
          <w:i/>
          <w:iCs/>
        </w:rPr>
        <w:t>[SOO Section 4.</w:t>
      </w:r>
      <w:r w:rsidR="001B09DD">
        <w:rPr>
          <w:b/>
          <w:bCs/>
          <w:i/>
          <w:iCs/>
        </w:rPr>
        <w:t>7</w:t>
      </w:r>
      <w:r w:rsidR="00F91C5C">
        <w:rPr>
          <w:b/>
          <w:bCs/>
          <w:i/>
          <w:iCs/>
        </w:rPr>
        <w:t>.a]</w:t>
      </w:r>
      <w:r w:rsidR="008771FB" w:rsidRPr="63225F35">
        <w:rPr>
          <w:b/>
          <w:bCs/>
          <w:i/>
          <w:iCs/>
        </w:rPr>
        <w:t xml:space="preserve">. </w:t>
      </w:r>
      <w:r w:rsidR="54352B20" w:rsidRPr="69BB269D">
        <w:rPr>
          <w:rFonts w:eastAsia="Aptos"/>
        </w:rPr>
        <w:t>T</w:t>
      </w:r>
      <w:r w:rsidR="00BE4B46">
        <w:rPr>
          <w:rFonts w:eastAsia="Aptos"/>
        </w:rPr>
        <w:t>he</w:t>
      </w:r>
      <w:r w:rsidR="54352B20">
        <w:rPr>
          <w:rFonts w:eastAsia="Aptos"/>
        </w:rPr>
        <w:t xml:space="preserve"> d</w:t>
      </w:r>
      <w:r w:rsidR="54352B20" w:rsidRPr="69BB269D">
        <w:rPr>
          <w:rFonts w:eastAsia="Aptos"/>
        </w:rPr>
        <w:t xml:space="preserve">iverse community of </w:t>
      </w:r>
      <w:r w:rsidR="00C40122">
        <w:rPr>
          <w:rFonts w:eastAsia="Aptos"/>
        </w:rPr>
        <w:t xml:space="preserve">NTIA </w:t>
      </w:r>
      <w:r w:rsidR="00EF75A2" w:rsidRPr="00233BC7">
        <w:rPr>
          <w:rFonts w:eastAsia="Aptos"/>
        </w:rPr>
        <w:t>Office of Spectrum Management</w:t>
      </w:r>
      <w:r w:rsidR="00EF75A2">
        <w:rPr>
          <w:rFonts w:eastAsia="Aptos"/>
        </w:rPr>
        <w:t xml:space="preserve"> (</w:t>
      </w:r>
      <w:r w:rsidR="00AA2C5C">
        <w:rPr>
          <w:rFonts w:eastAsia="Aptos"/>
        </w:rPr>
        <w:t>OSM</w:t>
      </w:r>
      <w:r w:rsidR="00EF75A2">
        <w:rPr>
          <w:rFonts w:eastAsia="Aptos"/>
        </w:rPr>
        <w:t>)</w:t>
      </w:r>
      <w:r w:rsidR="00047788">
        <w:rPr>
          <w:rFonts w:eastAsia="Aptos"/>
        </w:rPr>
        <w:t xml:space="preserve">, </w:t>
      </w:r>
      <w:r w:rsidR="00D17614">
        <w:rPr>
          <w:rFonts w:eastAsia="Aptos"/>
        </w:rPr>
        <w:t xml:space="preserve">external agency, </w:t>
      </w:r>
      <w:r w:rsidR="54352B20" w:rsidRPr="69BB269D">
        <w:rPr>
          <w:rFonts w:eastAsia="Aptos"/>
        </w:rPr>
        <w:t>engineers, spectrum managers, and policy professionals who reference the Redbook routinely as the primary and authoritative source for rules authorizing federal government spectrum uses</w:t>
      </w:r>
      <w:r w:rsidR="00DE5C8B">
        <w:rPr>
          <w:rFonts w:eastAsia="Aptos"/>
        </w:rPr>
        <w:t xml:space="preserve"> are the primary stakeholders for Redbook modernization</w:t>
      </w:r>
      <w:r w:rsidR="54352B20" w:rsidRPr="69BB269D">
        <w:rPr>
          <w:rFonts w:eastAsia="Aptos"/>
        </w:rPr>
        <w:t xml:space="preserve">. </w:t>
      </w:r>
      <w:r w:rsidR="00EF75A2" w:rsidRPr="00EF75A2">
        <w:rPr>
          <w:rFonts w:eastAsia="Aptos"/>
        </w:rPr>
        <w:t>Internally,</w:t>
      </w:r>
      <w:r w:rsidR="54352B20" w:rsidRPr="00EF75A2">
        <w:rPr>
          <w:rFonts w:eastAsia="Aptos"/>
        </w:rPr>
        <w:t xml:space="preserve"> NTIA’s </w:t>
      </w:r>
      <w:r w:rsidR="00EF75A2" w:rsidRPr="00EF75A2">
        <w:rPr>
          <w:rFonts w:eastAsia="Aptos"/>
        </w:rPr>
        <w:t>OSM</w:t>
      </w:r>
      <w:r w:rsidR="54352B20" w:rsidRPr="00EF75A2">
        <w:rPr>
          <w:rFonts w:eastAsia="Aptos"/>
        </w:rPr>
        <w:t xml:space="preserve"> staff </w:t>
      </w:r>
      <w:r w:rsidR="00122EF5">
        <w:rPr>
          <w:rFonts w:eastAsia="Aptos"/>
        </w:rPr>
        <w:t>and supporting contractors</w:t>
      </w:r>
      <w:r w:rsidR="54352B20">
        <w:rPr>
          <w:rFonts w:eastAsia="Aptos"/>
        </w:rPr>
        <w:t xml:space="preserve"> </w:t>
      </w:r>
      <w:r w:rsidR="54352B20" w:rsidRPr="00EF75A2">
        <w:rPr>
          <w:rFonts w:eastAsia="Aptos"/>
        </w:rPr>
        <w:t xml:space="preserve">rely on the Redbook daily, from managing and overseeing interdepartmental radio uses, performing electromagnetic compatibility analyses, and assigning and certifying federal agency frequency assignment and equipment certification requests, among its wide range of responsibilities. </w:t>
      </w:r>
      <w:r w:rsidR="006B504E">
        <w:rPr>
          <w:rFonts w:eastAsia="Aptos"/>
        </w:rPr>
        <w:t xml:space="preserve">These users </w:t>
      </w:r>
      <w:r w:rsidR="00853584">
        <w:rPr>
          <w:rFonts w:eastAsia="Aptos"/>
        </w:rPr>
        <w:t xml:space="preserve">also make updates to the Redbook as required, using </w:t>
      </w:r>
      <w:r w:rsidR="004F26BE">
        <w:rPr>
          <w:rFonts w:eastAsia="Aptos"/>
        </w:rPr>
        <w:t>Microsoft Word and PDF exports.</w:t>
      </w:r>
      <w:r w:rsidR="0097567A">
        <w:rPr>
          <w:rFonts w:eastAsia="Aptos"/>
        </w:rPr>
        <w:t xml:space="preserve"> </w:t>
      </w:r>
      <w:r w:rsidR="00FA70CA" w:rsidRPr="00FA70CA">
        <w:rPr>
          <w:rFonts w:eastAsia="Aptos"/>
        </w:rPr>
        <w:t>Externally</w:t>
      </w:r>
      <w:r w:rsidR="54352B20" w:rsidRPr="00FA70CA">
        <w:rPr>
          <w:rFonts w:eastAsia="Aptos"/>
        </w:rPr>
        <w:t>, a wide range of users look to the Redbook to understand Federal government spectrum uses and supporting processes</w:t>
      </w:r>
      <w:r w:rsidR="00FA70CA">
        <w:rPr>
          <w:rFonts w:eastAsia="Aptos"/>
        </w:rPr>
        <w:t>, including:</w:t>
      </w:r>
    </w:p>
    <w:tbl>
      <w:tblPr>
        <w:tblStyle w:val="RIVAtablestyle"/>
        <w:tblW w:w="0" w:type="auto"/>
        <w:tblLook w:val="04A0" w:firstRow="1" w:lastRow="0" w:firstColumn="1" w:lastColumn="0" w:noHBand="0" w:noVBand="1"/>
      </w:tblPr>
      <w:tblGrid>
        <w:gridCol w:w="2607"/>
        <w:gridCol w:w="6747"/>
      </w:tblGrid>
      <w:tr w:rsidR="00E36CBC" w:rsidRPr="002F4493" w14:paraId="1487CFB6" w14:textId="77777777" w:rsidTr="00CB54A5">
        <w:trPr>
          <w:cnfStyle w:val="100000000000" w:firstRow="1" w:lastRow="0" w:firstColumn="0" w:lastColumn="0" w:oddVBand="0" w:evenVBand="0" w:oddHBand="0" w:evenHBand="0" w:firstRowFirstColumn="0" w:firstRowLastColumn="0" w:lastRowFirstColumn="0" w:lastRowLastColumn="0"/>
          <w:tblHeader/>
        </w:trPr>
        <w:tc>
          <w:tcPr>
            <w:tcW w:w="2607" w:type="dxa"/>
          </w:tcPr>
          <w:p w14:paraId="50144CA4" w14:textId="1558CE18" w:rsidR="00E36CBC" w:rsidRPr="002F4493" w:rsidRDefault="00E36CBC" w:rsidP="00E36CBC">
            <w:pPr>
              <w:spacing w:before="0" w:after="0" w:line="240" w:lineRule="auto"/>
              <w:rPr>
                <w:sz w:val="20"/>
                <w:szCs w:val="20"/>
              </w:rPr>
            </w:pPr>
            <w:r w:rsidRPr="002F4493">
              <w:rPr>
                <w:sz w:val="20"/>
                <w:szCs w:val="20"/>
              </w:rPr>
              <w:t>Typical Redbook User</w:t>
            </w:r>
          </w:p>
        </w:tc>
        <w:tc>
          <w:tcPr>
            <w:tcW w:w="6747" w:type="dxa"/>
          </w:tcPr>
          <w:p w14:paraId="35CD000D" w14:textId="63F193F5" w:rsidR="00E36CBC" w:rsidRPr="002F4493" w:rsidRDefault="00966A08" w:rsidP="00E36CBC">
            <w:pPr>
              <w:spacing w:before="0" w:after="0" w:line="240" w:lineRule="auto"/>
              <w:rPr>
                <w:sz w:val="20"/>
                <w:szCs w:val="20"/>
              </w:rPr>
            </w:pPr>
            <w:r w:rsidRPr="002F4493">
              <w:rPr>
                <w:sz w:val="20"/>
                <w:szCs w:val="20"/>
              </w:rPr>
              <w:t xml:space="preserve">Sample </w:t>
            </w:r>
            <w:r w:rsidR="00036D29" w:rsidRPr="002F4493">
              <w:rPr>
                <w:sz w:val="20"/>
                <w:szCs w:val="20"/>
              </w:rPr>
              <w:t>Use Cases</w:t>
            </w:r>
          </w:p>
        </w:tc>
      </w:tr>
      <w:tr w:rsidR="00E36CBC" w:rsidRPr="002F4493" w14:paraId="39D9E2EE" w14:textId="77777777" w:rsidTr="00E36CBC">
        <w:tc>
          <w:tcPr>
            <w:tcW w:w="2607" w:type="dxa"/>
          </w:tcPr>
          <w:p w14:paraId="39383C8E" w14:textId="77CC9249" w:rsidR="00E36CBC" w:rsidRPr="002F4493" w:rsidRDefault="00E36CBC" w:rsidP="00FF34E4">
            <w:pPr>
              <w:pStyle w:val="TableText"/>
              <w:rPr>
                <w:rFonts w:eastAsia="Aptos"/>
                <w:b/>
                <w:sz w:val="20"/>
                <w:szCs w:val="20"/>
              </w:rPr>
            </w:pPr>
            <w:r w:rsidRPr="002F4493">
              <w:rPr>
                <w:rFonts w:eastAsia="Aptos"/>
                <w:b/>
                <w:sz w:val="20"/>
                <w:szCs w:val="20"/>
              </w:rPr>
              <w:t>Federal Communications Commission Staff</w:t>
            </w:r>
          </w:p>
        </w:tc>
        <w:tc>
          <w:tcPr>
            <w:tcW w:w="6747" w:type="dxa"/>
          </w:tcPr>
          <w:p w14:paraId="3D77D958" w14:textId="742EC845" w:rsidR="00E36CBC" w:rsidRPr="002F4493" w:rsidRDefault="00E36CBC" w:rsidP="00FF34E4">
            <w:pPr>
              <w:pStyle w:val="TableText"/>
              <w:rPr>
                <w:sz w:val="20"/>
                <w:szCs w:val="20"/>
              </w:rPr>
            </w:pPr>
            <w:r w:rsidRPr="002F4493">
              <w:rPr>
                <w:rFonts w:eastAsia="Aptos"/>
                <w:sz w:val="20"/>
                <w:szCs w:val="20"/>
              </w:rPr>
              <w:t xml:space="preserve">Reference </w:t>
            </w:r>
            <w:r w:rsidR="004044FA" w:rsidRPr="002F4493">
              <w:rPr>
                <w:rFonts w:eastAsia="Aptos"/>
                <w:sz w:val="20"/>
                <w:szCs w:val="20"/>
              </w:rPr>
              <w:t>Redb</w:t>
            </w:r>
            <w:r w:rsidR="00B15E31" w:rsidRPr="002F4493">
              <w:rPr>
                <w:rFonts w:eastAsia="Aptos"/>
                <w:sz w:val="20"/>
                <w:szCs w:val="20"/>
              </w:rPr>
              <w:t>ook</w:t>
            </w:r>
            <w:r w:rsidRPr="002F4493">
              <w:rPr>
                <w:rFonts w:eastAsia="Aptos"/>
                <w:sz w:val="20"/>
                <w:szCs w:val="20"/>
              </w:rPr>
              <w:t xml:space="preserve"> when making changes to non-federal spectrum use rules and </w:t>
            </w:r>
            <w:r w:rsidR="00B15E31" w:rsidRPr="002F4493">
              <w:rPr>
                <w:rFonts w:eastAsia="Aptos"/>
                <w:sz w:val="20"/>
                <w:szCs w:val="20"/>
              </w:rPr>
              <w:t>to</w:t>
            </w:r>
            <w:r w:rsidRPr="002F4493">
              <w:rPr>
                <w:rFonts w:eastAsia="Aptos"/>
                <w:sz w:val="20"/>
                <w:szCs w:val="20"/>
              </w:rPr>
              <w:t xml:space="preserve"> understand how proposed changes may impact federal operations.  </w:t>
            </w:r>
          </w:p>
        </w:tc>
      </w:tr>
      <w:tr w:rsidR="00E36CBC" w:rsidRPr="002F4493" w14:paraId="3B8288CC" w14:textId="77777777" w:rsidTr="00E36CBC">
        <w:trPr>
          <w:cnfStyle w:val="000000010000" w:firstRow="0" w:lastRow="0" w:firstColumn="0" w:lastColumn="0" w:oddVBand="0" w:evenVBand="0" w:oddHBand="0" w:evenHBand="1" w:firstRowFirstColumn="0" w:firstRowLastColumn="0" w:lastRowFirstColumn="0" w:lastRowLastColumn="0"/>
        </w:trPr>
        <w:tc>
          <w:tcPr>
            <w:tcW w:w="2607" w:type="dxa"/>
          </w:tcPr>
          <w:p w14:paraId="76E395C1" w14:textId="409C1354" w:rsidR="00E36CBC" w:rsidRPr="002F4493" w:rsidRDefault="00E36CBC" w:rsidP="00FF34E4">
            <w:pPr>
              <w:pStyle w:val="TableText"/>
              <w:rPr>
                <w:b/>
                <w:sz w:val="20"/>
                <w:szCs w:val="20"/>
              </w:rPr>
            </w:pPr>
            <w:r w:rsidRPr="002F4493">
              <w:rPr>
                <w:rFonts w:eastAsia="Aptos"/>
                <w:b/>
                <w:sz w:val="20"/>
                <w:szCs w:val="20"/>
              </w:rPr>
              <w:t>Federal spectrum users</w:t>
            </w:r>
          </w:p>
        </w:tc>
        <w:tc>
          <w:tcPr>
            <w:tcW w:w="6747" w:type="dxa"/>
          </w:tcPr>
          <w:p w14:paraId="13F51064" w14:textId="60721355" w:rsidR="00E36CBC" w:rsidRPr="002F4493" w:rsidRDefault="00E36CBC" w:rsidP="00FF34E4">
            <w:pPr>
              <w:pStyle w:val="TableText"/>
              <w:rPr>
                <w:rFonts w:eastAsia="Aptos"/>
                <w:sz w:val="20"/>
                <w:szCs w:val="20"/>
              </w:rPr>
            </w:pPr>
            <w:r w:rsidRPr="002F4493">
              <w:rPr>
                <w:rFonts w:eastAsia="Aptos"/>
                <w:sz w:val="20"/>
                <w:szCs w:val="20"/>
              </w:rPr>
              <w:t xml:space="preserve">Reference the manual to develop requests for spectrum assignments, purchase and deploy radio-dependent systems and request funds from the Spectrum Relocation Fund to study spectrum repurposing. </w:t>
            </w:r>
          </w:p>
        </w:tc>
      </w:tr>
      <w:tr w:rsidR="00E36CBC" w:rsidRPr="002F4493" w14:paraId="7E2242F4" w14:textId="77777777" w:rsidTr="00E36CBC">
        <w:tc>
          <w:tcPr>
            <w:tcW w:w="2607" w:type="dxa"/>
          </w:tcPr>
          <w:p w14:paraId="19C6C3FE" w14:textId="2313515A" w:rsidR="00E36CBC" w:rsidRPr="002F4493" w:rsidRDefault="00E36CBC" w:rsidP="00FF34E4">
            <w:pPr>
              <w:pStyle w:val="TableText"/>
              <w:rPr>
                <w:b/>
                <w:sz w:val="20"/>
                <w:szCs w:val="20"/>
              </w:rPr>
            </w:pPr>
            <w:r w:rsidRPr="002F4493">
              <w:rPr>
                <w:rFonts w:eastAsia="Aptos"/>
                <w:b/>
                <w:sz w:val="20"/>
                <w:szCs w:val="20"/>
              </w:rPr>
              <w:t>Lawyers, engineers, and policy professionals</w:t>
            </w:r>
          </w:p>
        </w:tc>
        <w:tc>
          <w:tcPr>
            <w:tcW w:w="6747" w:type="dxa"/>
          </w:tcPr>
          <w:p w14:paraId="79599E7E" w14:textId="412AF1FD" w:rsidR="00E36CBC" w:rsidRPr="002F4493" w:rsidRDefault="00E36CBC" w:rsidP="00FF34E4">
            <w:pPr>
              <w:pStyle w:val="TableText"/>
              <w:rPr>
                <w:rFonts w:eastAsia="Aptos"/>
                <w:sz w:val="20"/>
                <w:szCs w:val="20"/>
              </w:rPr>
            </w:pPr>
            <w:r w:rsidRPr="002F4493">
              <w:rPr>
                <w:rFonts w:eastAsia="Aptos"/>
                <w:sz w:val="20"/>
                <w:szCs w:val="20"/>
              </w:rPr>
              <w:t xml:space="preserve">Interact with the Redbook for a wide range of purposes including supporting federal agencies, developing and manufacturing spectrum-dependent systems, planning and operating terrestrial and satellite systems, and pioneering new and emerging wireless technologies. </w:t>
            </w:r>
          </w:p>
        </w:tc>
      </w:tr>
    </w:tbl>
    <w:p w14:paraId="7B4C7247" w14:textId="15FB4988" w:rsidR="00CE054A" w:rsidRPr="00CE054A" w:rsidRDefault="0002256C" w:rsidP="00CE054A">
      <w:r>
        <w:t xml:space="preserve">Redbook modernization requires </w:t>
      </w:r>
      <w:r w:rsidR="00AE3716" w:rsidRPr="005633E9">
        <w:t>e</w:t>
      </w:r>
      <w:r w:rsidR="00525B92" w:rsidRPr="005633E9">
        <w:t>ngagement with stakeholders involved in the construction of the manual and website process</w:t>
      </w:r>
      <w:r w:rsidR="00574907">
        <w:t xml:space="preserve"> </w:t>
      </w:r>
      <w:r>
        <w:t>by</w:t>
      </w:r>
      <w:r w:rsidR="00574907">
        <w:t xml:space="preserve"> performing </w:t>
      </w:r>
      <w:r w:rsidR="00525B92">
        <w:t>HCD</w:t>
      </w:r>
      <w:r w:rsidR="002345A0">
        <w:t xml:space="preserve"> </w:t>
      </w:r>
      <w:r w:rsidR="00004A54">
        <w:t xml:space="preserve">stakeholder engagement </w:t>
      </w:r>
      <w:r w:rsidR="002345A0">
        <w:t>activities</w:t>
      </w:r>
      <w:r w:rsidR="005F638F">
        <w:t>,</w:t>
      </w:r>
      <w:r w:rsidR="002345A0">
        <w:t xml:space="preserve"> </w:t>
      </w:r>
      <w:r w:rsidR="00E673A3" w:rsidRPr="002C3069">
        <w:rPr>
          <w:rFonts w:eastAsiaTheme="minorEastAsia"/>
        </w:rPr>
        <w:t xml:space="preserve">which puts the wants, needs, and limitations of internal and external Redbook end-users and stakeholders at the focal point of </w:t>
      </w:r>
      <w:r w:rsidR="00A33912">
        <w:rPr>
          <w:rFonts w:eastAsiaTheme="minorEastAsia"/>
        </w:rPr>
        <w:t xml:space="preserve">all </w:t>
      </w:r>
      <w:r w:rsidR="00844102">
        <w:rPr>
          <w:rFonts w:eastAsiaTheme="minorEastAsia"/>
        </w:rPr>
        <w:t xml:space="preserve">Redbook modernization </w:t>
      </w:r>
      <w:r w:rsidR="00E673A3" w:rsidRPr="002C3069">
        <w:rPr>
          <w:rFonts w:eastAsiaTheme="minorEastAsia"/>
        </w:rPr>
        <w:t xml:space="preserve">design </w:t>
      </w:r>
      <w:r w:rsidR="00D11A23">
        <w:rPr>
          <w:rFonts w:eastAsiaTheme="minorEastAsia"/>
        </w:rPr>
        <w:t>and</w:t>
      </w:r>
      <w:r w:rsidR="00E673A3" w:rsidRPr="002C3069">
        <w:rPr>
          <w:rFonts w:eastAsiaTheme="minorEastAsia"/>
        </w:rPr>
        <w:t xml:space="preserve"> </w:t>
      </w:r>
      <w:r w:rsidR="00A33912">
        <w:rPr>
          <w:rFonts w:eastAsiaTheme="minorEastAsia"/>
        </w:rPr>
        <w:t>delivery activities</w:t>
      </w:r>
      <w:r w:rsidR="00E673A3" w:rsidRPr="002C3069">
        <w:rPr>
          <w:rFonts w:eastAsiaTheme="minorEastAsia"/>
        </w:rPr>
        <w:t>.</w:t>
      </w:r>
      <w:r w:rsidR="00022CA3">
        <w:t xml:space="preserve"> </w:t>
      </w:r>
      <w:r w:rsidR="005F526B" w:rsidRPr="00EA38D3">
        <w:t xml:space="preserve">This will allow </w:t>
      </w:r>
      <w:r w:rsidR="00CF7990">
        <w:t>for the</w:t>
      </w:r>
      <w:r w:rsidR="005F526B" w:rsidRPr="00EA38D3">
        <w:t xml:space="preserve"> capture and prioritiz</w:t>
      </w:r>
      <w:r w:rsidR="00CF7990">
        <w:t>ation of</w:t>
      </w:r>
      <w:r w:rsidR="005F526B" w:rsidRPr="00EA38D3">
        <w:t xml:space="preserve"> the highest impact Redbook modernization features for the MVP and to plan the product roadmap that will deliver highly impactful solution features for all users and stakeholders.</w:t>
      </w:r>
      <w:r w:rsidR="00B56316">
        <w:t xml:space="preserve"> </w:t>
      </w:r>
      <w:r w:rsidR="00CE054A" w:rsidRPr="00CE054A">
        <w:t>To meet the objectives of the SOO</w:t>
      </w:r>
      <w:r w:rsidR="009B3BD7">
        <w:t xml:space="preserve"> with</w:t>
      </w:r>
      <w:r w:rsidR="00CE054A" w:rsidRPr="00CE054A">
        <w:t xml:space="preserve"> modern, reuseable</w:t>
      </w:r>
      <w:r w:rsidR="009B3BD7">
        <w:t>,</w:t>
      </w:r>
      <w:r w:rsidR="00CE054A" w:rsidRPr="00CE054A">
        <w:t xml:space="preserve"> and sustainable SDLC best-practices that include a direct interface with Redbook </w:t>
      </w:r>
      <w:r w:rsidR="00CE054A">
        <w:t>stakeholder</w:t>
      </w:r>
      <w:r w:rsidR="17422958">
        <w:t>s</w:t>
      </w:r>
      <w:r w:rsidR="00CE054A" w:rsidRPr="00CE054A">
        <w:t xml:space="preserve"> to drive and assess requirements, </w:t>
      </w:r>
      <w:r w:rsidR="009B3BD7">
        <w:t>our approach includes the following</w:t>
      </w:r>
      <w:r w:rsidR="00CE054A" w:rsidRPr="00CE054A">
        <w:t>:</w:t>
      </w:r>
    </w:p>
    <w:tbl>
      <w:tblPr>
        <w:tblStyle w:val="RIVAtablestyle"/>
        <w:tblW w:w="0" w:type="auto"/>
        <w:tblLayout w:type="fixed"/>
        <w:tblLook w:val="04A0" w:firstRow="1" w:lastRow="0" w:firstColumn="1" w:lastColumn="0" w:noHBand="0" w:noVBand="1"/>
      </w:tblPr>
      <w:tblGrid>
        <w:gridCol w:w="1527"/>
        <w:gridCol w:w="7827"/>
      </w:tblGrid>
      <w:tr w:rsidR="005B63FF" w14:paraId="51817114" w14:textId="77777777" w:rsidTr="00523623">
        <w:trPr>
          <w:cnfStyle w:val="100000000000" w:firstRow="1" w:lastRow="0" w:firstColumn="0" w:lastColumn="0" w:oddVBand="0" w:evenVBand="0" w:oddHBand="0" w:evenHBand="0" w:firstRowFirstColumn="0" w:firstRowLastColumn="0" w:lastRowFirstColumn="0" w:lastRowLastColumn="0"/>
          <w:tblHeader/>
        </w:trPr>
        <w:tc>
          <w:tcPr>
            <w:tcW w:w="1527" w:type="dxa"/>
          </w:tcPr>
          <w:p w14:paraId="46515924" w14:textId="190EE9B0" w:rsidR="005B63FF" w:rsidRPr="00E36CBC" w:rsidRDefault="00031238" w:rsidP="00E36CBC">
            <w:pPr>
              <w:spacing w:before="0" w:after="0" w:line="240" w:lineRule="auto"/>
              <w:rPr>
                <w:sz w:val="22"/>
                <w:szCs w:val="22"/>
              </w:rPr>
            </w:pPr>
            <w:commentRangeStart w:id="170"/>
            <w:r w:rsidRPr="00E36CBC">
              <w:rPr>
                <w:sz w:val="22"/>
                <w:szCs w:val="22"/>
              </w:rPr>
              <w:t>Requirement</w:t>
            </w:r>
          </w:p>
        </w:tc>
        <w:tc>
          <w:tcPr>
            <w:tcW w:w="7827" w:type="dxa"/>
          </w:tcPr>
          <w:p w14:paraId="39D59352" w14:textId="2C149F6F" w:rsidR="005B63FF" w:rsidRPr="00E36CBC" w:rsidRDefault="00E36CBC" w:rsidP="00E36CBC">
            <w:pPr>
              <w:spacing w:before="0" w:after="0" w:line="240" w:lineRule="auto"/>
              <w:rPr>
                <w:sz w:val="22"/>
                <w:szCs w:val="22"/>
              </w:rPr>
            </w:pPr>
            <w:r w:rsidRPr="00E36CBC">
              <w:rPr>
                <w:sz w:val="22"/>
                <w:szCs w:val="22"/>
              </w:rPr>
              <w:t xml:space="preserve">Approach </w:t>
            </w:r>
            <w:r w:rsidR="009B3BD7">
              <w:rPr>
                <w:sz w:val="22"/>
                <w:szCs w:val="22"/>
              </w:rPr>
              <w:t>Details</w:t>
            </w:r>
          </w:p>
        </w:tc>
      </w:tr>
      <w:tr w:rsidR="005B63FF" w14:paraId="0C0EE39B" w14:textId="77777777" w:rsidTr="009E1BD7">
        <w:tc>
          <w:tcPr>
            <w:tcW w:w="1527" w:type="dxa"/>
          </w:tcPr>
          <w:p w14:paraId="6DDBE042" w14:textId="430558C9" w:rsidR="005B63FF" w:rsidRPr="00FF34E4" w:rsidRDefault="005B63FF" w:rsidP="00FF34E4">
            <w:pPr>
              <w:pStyle w:val="TableText"/>
              <w:rPr>
                <w:b/>
              </w:rPr>
            </w:pPr>
            <w:r w:rsidRPr="00FF34E4">
              <w:rPr>
                <w:b/>
              </w:rPr>
              <w:t>Ongoing User Research</w:t>
            </w:r>
          </w:p>
        </w:tc>
        <w:tc>
          <w:tcPr>
            <w:tcW w:w="7827" w:type="dxa"/>
          </w:tcPr>
          <w:p w14:paraId="27373592" w14:textId="13D4462F" w:rsidR="005B63FF" w:rsidRPr="00E36CBC" w:rsidRDefault="00B634F1" w:rsidP="00FF34E4">
            <w:pPr>
              <w:pStyle w:val="TableText"/>
            </w:pPr>
            <w:r>
              <w:t>C</w:t>
            </w:r>
            <w:r w:rsidR="005B63FF" w:rsidRPr="00E36CBC">
              <w:t xml:space="preserve">ontinuously engage with real internal and external Redbook end-users and stakeholders. Conduct initial baseline discovery with Redbook users and stakeholders, observing their behaviors, collecting feedback on existing systems, and documenting their journey to inform Redbook </w:t>
            </w:r>
            <w:r w:rsidR="00EA0B00">
              <w:t>modernization feature</w:t>
            </w:r>
            <w:r w:rsidR="007E44AD">
              <w:t xml:space="preserve"> definition</w:t>
            </w:r>
            <w:r w:rsidR="00EA0B00">
              <w:t xml:space="preserve"> and </w:t>
            </w:r>
            <w:r w:rsidR="005B63FF" w:rsidRPr="00E36CBC">
              <w:t>design. Capture and prioritize the highest impact Redbook modernization features for the MVP and to plan the product roadmap that will deliver a highly impactful solution features for all users and stakeholders.</w:t>
            </w:r>
          </w:p>
        </w:tc>
      </w:tr>
      <w:tr w:rsidR="005B63FF" w14:paraId="411D6D4C" w14:textId="77777777" w:rsidTr="009E1BD7">
        <w:trPr>
          <w:cnfStyle w:val="000000010000" w:firstRow="0" w:lastRow="0" w:firstColumn="0" w:lastColumn="0" w:oddVBand="0" w:evenVBand="0" w:oddHBand="0" w:evenHBand="1" w:firstRowFirstColumn="0" w:firstRowLastColumn="0" w:lastRowFirstColumn="0" w:lastRowLastColumn="0"/>
        </w:trPr>
        <w:tc>
          <w:tcPr>
            <w:tcW w:w="1527" w:type="dxa"/>
          </w:tcPr>
          <w:p w14:paraId="323E6250" w14:textId="363EA0E2" w:rsidR="005B63FF" w:rsidRPr="00FF34E4" w:rsidRDefault="005B63FF" w:rsidP="00FF34E4">
            <w:pPr>
              <w:pStyle w:val="TableText"/>
              <w:rPr>
                <w:b/>
              </w:rPr>
            </w:pPr>
            <w:r w:rsidRPr="00FF34E4">
              <w:rPr>
                <w:b/>
              </w:rPr>
              <w:t xml:space="preserve">UX Design </w:t>
            </w:r>
            <w:r w:rsidR="009E1BD7">
              <w:rPr>
                <w:b/>
              </w:rPr>
              <w:t>&amp;</w:t>
            </w:r>
            <w:r w:rsidRPr="00FF34E4">
              <w:rPr>
                <w:b/>
              </w:rPr>
              <w:t xml:space="preserve"> Prototyping</w:t>
            </w:r>
          </w:p>
        </w:tc>
        <w:tc>
          <w:tcPr>
            <w:tcW w:w="7827" w:type="dxa"/>
          </w:tcPr>
          <w:p w14:paraId="4BB35710" w14:textId="4A2B0E8A" w:rsidR="00C74D1D" w:rsidRDefault="00913F10" w:rsidP="006B69DD">
            <w:pPr>
              <w:pStyle w:val="TableText"/>
            </w:pPr>
            <w:r>
              <w:t>U</w:t>
            </w:r>
            <w:r w:rsidR="005B63FF" w:rsidRPr="00E36CBC">
              <w:t xml:space="preserve">sing what is learned from baseline discovery efforts, </w:t>
            </w:r>
            <w:r w:rsidR="007E32AE">
              <w:t xml:space="preserve">define MVP features and </w:t>
            </w:r>
            <w:r w:rsidR="005B63FF" w:rsidRPr="00E36CBC">
              <w:t>design accessible interactions, information architectures, wireframes, content strategies, and interactive UX protypes, leveraging the</w:t>
            </w:r>
            <w:r w:rsidR="005B63FF" w:rsidRPr="00E36CBC">
              <w:rPr>
                <w:b/>
              </w:rPr>
              <w:t xml:space="preserve"> USWDS</w:t>
            </w:r>
            <w:r w:rsidR="005B63FF" w:rsidRPr="00E36CBC">
              <w:t xml:space="preserve">.​ </w:t>
            </w:r>
          </w:p>
          <w:p w14:paraId="1E4E68F6" w14:textId="1FACBED9" w:rsidR="005B63FF" w:rsidRPr="00E36CBC" w:rsidRDefault="005B63FF" w:rsidP="00FF34E4">
            <w:pPr>
              <w:pStyle w:val="TableText"/>
            </w:pPr>
            <w:r w:rsidRPr="00E36CBC">
              <w:t xml:space="preserve">Consider </w:t>
            </w:r>
            <w:proofErr w:type="spellStart"/>
            <w:r w:rsidRPr="00E36CBC">
              <w:t>GenAI</w:t>
            </w:r>
            <w:proofErr w:type="spellEnd"/>
            <w:r w:rsidRPr="00E36CBC">
              <w:t xml:space="preserve"> user experiences, such as a ChatGPT-style conversational AI search experience for Redbook, which is being prototyped today and could be activated post-MVP and after baseline functionality is delivered.​</w:t>
            </w:r>
            <w:r w:rsidR="006B69DD" w:rsidRPr="006B69DD">
              <w:t>Evaluate the AI-powered search’s ability to provide relevant and accurate results based on user queries, considering different content types and structures within Drupal.</w:t>
            </w:r>
            <w:r w:rsidR="00C74D1D">
              <w:t xml:space="preserve"> Tasks include e</w:t>
            </w:r>
            <w:r w:rsidR="0038439F" w:rsidRPr="0038439F">
              <w:t>valuat</w:t>
            </w:r>
            <w:r w:rsidR="00C74D1D">
              <w:t>ing</w:t>
            </w:r>
            <w:r w:rsidR="0038439F" w:rsidRPr="0038439F">
              <w:t xml:space="preserve"> the AI-powered search’s ability to provide relevant and accurate results based on user queries, considering different content types and structures within Drupal</w:t>
            </w:r>
            <w:r w:rsidR="00C74D1D">
              <w:t>, a</w:t>
            </w:r>
            <w:r w:rsidR="006B69DD" w:rsidRPr="006B69DD">
              <w:t>ssess</w:t>
            </w:r>
            <w:r w:rsidR="00C74D1D">
              <w:t>ing</w:t>
            </w:r>
            <w:r w:rsidR="006B69DD" w:rsidRPr="006B69DD">
              <w:t xml:space="preserve"> the integration of AI’s NLP capabilities in understanding user queries expressed in natural language (e.g., questions or conversational phrases)</w:t>
            </w:r>
            <w:r w:rsidR="00C74D1D">
              <w:t>, and e</w:t>
            </w:r>
            <w:r w:rsidR="006B69DD" w:rsidRPr="006B69DD">
              <w:t>valuat</w:t>
            </w:r>
            <w:r w:rsidR="00E13441">
              <w:t>ing</w:t>
            </w:r>
            <w:r w:rsidR="006B69DD" w:rsidRPr="006B69DD">
              <w:t xml:space="preserve"> the AI’s capability to enable faceted and filtered searches, ensuring that users can refine results based on Redbook specific content type, taxonomy, tags, or other metadata.</w:t>
            </w:r>
          </w:p>
        </w:tc>
      </w:tr>
      <w:tr w:rsidR="005B63FF" w14:paraId="67923F2C" w14:textId="77777777" w:rsidTr="009E1BD7">
        <w:tc>
          <w:tcPr>
            <w:tcW w:w="1527" w:type="dxa"/>
          </w:tcPr>
          <w:p w14:paraId="20F6E4D6" w14:textId="20BB2FEE" w:rsidR="005B63FF" w:rsidRPr="00FF34E4" w:rsidRDefault="005B63FF" w:rsidP="00FF34E4">
            <w:pPr>
              <w:pStyle w:val="TableText"/>
              <w:rPr>
                <w:b/>
              </w:rPr>
            </w:pPr>
            <w:r w:rsidRPr="00FF34E4">
              <w:rPr>
                <w:b/>
              </w:rPr>
              <w:t>Continuous Stakeholder Feedback</w:t>
            </w:r>
          </w:p>
        </w:tc>
        <w:tc>
          <w:tcPr>
            <w:tcW w:w="7827" w:type="dxa"/>
          </w:tcPr>
          <w:p w14:paraId="3AB5B29F" w14:textId="343620AD" w:rsidR="005B63FF" w:rsidRPr="00E36CBC" w:rsidRDefault="0009373B" w:rsidP="00FF34E4">
            <w:pPr>
              <w:pStyle w:val="TableText"/>
            </w:pPr>
            <w:r>
              <w:t>I</w:t>
            </w:r>
            <w:r w:rsidR="005B63FF" w:rsidRPr="00E36CBC">
              <w:t xml:space="preserve">n a sprint-based, agile cadence, collect ongoing Redbook stakeholder feedback on all </w:t>
            </w:r>
            <w:r w:rsidR="00EA0B00">
              <w:t>modernized Redbook features and</w:t>
            </w:r>
            <w:r w:rsidR="005B63FF" w:rsidRPr="00E36CBC">
              <w:t xml:space="preserve"> designs, typically with </w:t>
            </w:r>
            <w:r w:rsidR="00EA0B00">
              <w:t xml:space="preserve">demos, </w:t>
            </w:r>
            <w:r w:rsidR="005B63FF" w:rsidRPr="00E36CBC">
              <w:t xml:space="preserve">task-based usability testing, card-sorting, tree-testing, and qualitative user </w:t>
            </w:r>
            <w:r w:rsidR="005B63FF" w:rsidRPr="00FF34E4">
              <w:t>satisfaction</w:t>
            </w:r>
            <w:r w:rsidR="005B63FF" w:rsidRPr="00E36CBC">
              <w:t xml:space="preserve"> ratings. This will be an agile, iterative, and ongoing feedback collection and </w:t>
            </w:r>
            <w:r w:rsidR="00DC5115">
              <w:t>product evolution</w:t>
            </w:r>
            <w:r w:rsidR="005B63FF" w:rsidRPr="00E36CBC">
              <w:t xml:space="preserve"> process.</w:t>
            </w:r>
            <w:commentRangeStart w:id="171"/>
            <w:commentRangeEnd w:id="170"/>
            <w:r w:rsidR="00D86A99">
              <w:rPr>
                <w:rStyle w:val="CommentReference"/>
              </w:rPr>
              <w:commentReference w:id="170"/>
            </w:r>
            <w:commentRangeEnd w:id="171"/>
            <w:r w:rsidR="000E3838">
              <w:rPr>
                <w:rStyle w:val="CommentReference"/>
              </w:rPr>
              <w:commentReference w:id="171"/>
            </w:r>
          </w:p>
        </w:tc>
      </w:tr>
    </w:tbl>
    <w:p w14:paraId="46A57563" w14:textId="3CD5BD69" w:rsidR="002728F9" w:rsidRDefault="006127C4" w:rsidP="007909B8">
      <w:r>
        <w:rPr>
          <w:b/>
          <w:bCs/>
          <w:i/>
          <w:iCs/>
        </w:rPr>
        <w:t xml:space="preserve">(b) </w:t>
      </w:r>
      <w:r w:rsidR="007909B8" w:rsidRPr="007909B8">
        <w:rPr>
          <w:b/>
          <w:bCs/>
          <w:i/>
          <w:iCs/>
        </w:rPr>
        <w:t>Establishment of a cadenced communication and delivery pipeline allowing for collaboration and progressive elaboration in alignment with government agile best practices</w:t>
      </w:r>
      <w:r w:rsidR="005E423C">
        <w:rPr>
          <w:b/>
          <w:bCs/>
          <w:i/>
          <w:iCs/>
        </w:rPr>
        <w:t xml:space="preserve"> [SOO Section 4.7.b]</w:t>
      </w:r>
      <w:r w:rsidR="00BE4C8D">
        <w:rPr>
          <w:b/>
          <w:bCs/>
          <w:i/>
          <w:iCs/>
        </w:rPr>
        <w:t xml:space="preserve">. </w:t>
      </w:r>
      <w:r w:rsidR="00C67AFD">
        <w:t xml:space="preserve">A cadenced communication and delivery pipeline is defined as the </w:t>
      </w:r>
      <w:r w:rsidR="0036172D">
        <w:t>continuous</w:t>
      </w:r>
      <w:r w:rsidR="002D6200">
        <w:t xml:space="preserve">, </w:t>
      </w:r>
      <w:r w:rsidR="00275DC2">
        <w:t xml:space="preserve">regularly </w:t>
      </w:r>
      <w:r w:rsidR="007A6057">
        <w:t xml:space="preserve">scheduled </w:t>
      </w:r>
      <w:r w:rsidR="00851FE3">
        <w:t>methods</w:t>
      </w:r>
      <w:r w:rsidR="00BF1C3E">
        <w:t xml:space="preserve"> for team and stakeholder communication and </w:t>
      </w:r>
      <w:r w:rsidR="00DA4C5D">
        <w:t xml:space="preserve">continuous </w:t>
      </w:r>
      <w:r w:rsidR="006D6EE6">
        <w:t>software</w:t>
      </w:r>
      <w:r w:rsidR="00DA4C5D">
        <w:t xml:space="preserve"> </w:t>
      </w:r>
      <w:r w:rsidR="00FC0673">
        <w:t xml:space="preserve">delivery </w:t>
      </w:r>
      <w:r w:rsidR="006B3B24">
        <w:t>on</w:t>
      </w:r>
      <w:r w:rsidR="00DA4C5D">
        <w:t xml:space="preserve"> a predicable, </w:t>
      </w:r>
      <w:r w:rsidR="00A262F6">
        <w:t xml:space="preserve">regular timeline. </w:t>
      </w:r>
      <w:r w:rsidR="0009179C">
        <w:t>Successful communication is measure</w:t>
      </w:r>
      <w:r w:rsidR="006B3B24">
        <w:t>d</w:t>
      </w:r>
      <w:r w:rsidR="0009179C">
        <w:t xml:space="preserve"> by </w:t>
      </w:r>
      <w:r w:rsidR="0034637C">
        <w:t>frequency and</w:t>
      </w:r>
      <w:r w:rsidR="00423038">
        <w:t xml:space="preserve"> quality</w:t>
      </w:r>
      <w:r w:rsidR="006B3B24">
        <w:t>,</w:t>
      </w:r>
      <w:r w:rsidR="00423038">
        <w:t xml:space="preserve"> and </w:t>
      </w:r>
      <w:r w:rsidR="00F528AE">
        <w:t xml:space="preserve">successful delivery of software is compliant, </w:t>
      </w:r>
      <w:r w:rsidR="0065704A">
        <w:t xml:space="preserve">usable, </w:t>
      </w:r>
      <w:r w:rsidR="00D96781">
        <w:t>and low</w:t>
      </w:r>
      <w:r w:rsidR="0097567A">
        <w:t xml:space="preserve"> </w:t>
      </w:r>
      <w:r w:rsidR="00D96781">
        <w:t xml:space="preserve">defect </w:t>
      </w:r>
      <w:r w:rsidR="00751539">
        <w:t>features and functions that have be demoed and tested by stakeholders.</w:t>
      </w:r>
      <w:r w:rsidR="0097567A">
        <w:t xml:space="preserve"> </w:t>
      </w:r>
      <w:r w:rsidR="00AA162F">
        <w:t>A</w:t>
      </w:r>
      <w:r w:rsidR="002728F9">
        <w:t xml:space="preserve">gile </w:t>
      </w:r>
      <w:r w:rsidR="00C15D8C">
        <w:t xml:space="preserve">delivery, </w:t>
      </w:r>
      <w:r w:rsidR="00AA162F">
        <w:t xml:space="preserve">in alignment with </w:t>
      </w:r>
      <w:r w:rsidR="009A4BD4">
        <w:t xml:space="preserve">established </w:t>
      </w:r>
      <w:r w:rsidR="00AA162F">
        <w:t xml:space="preserve">government and NTIA </w:t>
      </w:r>
      <w:r w:rsidR="001937A6">
        <w:t>best practices</w:t>
      </w:r>
      <w:r w:rsidR="00F574D5">
        <w:t xml:space="preserve">, </w:t>
      </w:r>
      <w:r w:rsidR="004A3312">
        <w:t>will</w:t>
      </w:r>
      <w:r w:rsidR="00C15D8C">
        <w:t xml:space="preserve"> combine planned, ongoing communication </w:t>
      </w:r>
      <w:r w:rsidR="00494017">
        <w:t>within and outside for the Redbook design and delivery teams.</w:t>
      </w:r>
      <w:r w:rsidR="00256C48">
        <w:t xml:space="preserve"> Upon project initiation, the contractor will </w:t>
      </w:r>
      <w:r w:rsidR="00B553E5">
        <w:t xml:space="preserve">meet with NTIA </w:t>
      </w:r>
      <w:r w:rsidR="00146817">
        <w:t xml:space="preserve">stakeholders to </w:t>
      </w:r>
      <w:r w:rsidR="00BD0742">
        <w:t xml:space="preserve">review </w:t>
      </w:r>
      <w:r w:rsidR="00527562">
        <w:t>speci</w:t>
      </w:r>
      <w:r w:rsidR="00276FDF">
        <w:t xml:space="preserve">fic agile methods in use at NTIA (such as Scrum) and </w:t>
      </w:r>
      <w:r w:rsidR="00742C7F">
        <w:t xml:space="preserve">adjust </w:t>
      </w:r>
      <w:r w:rsidR="009E464A">
        <w:t>Redboo</w:t>
      </w:r>
      <w:r w:rsidR="0080456B">
        <w:t>k</w:t>
      </w:r>
      <w:r w:rsidR="00AF4EB1">
        <w:t xml:space="preserve"> </w:t>
      </w:r>
      <w:r w:rsidR="009807AB">
        <w:t xml:space="preserve">modernization team </w:t>
      </w:r>
      <w:r w:rsidR="00AF4EB1">
        <w:t xml:space="preserve">agile </w:t>
      </w:r>
      <w:r w:rsidR="0080456B">
        <w:t xml:space="preserve">delivery </w:t>
      </w:r>
      <w:r w:rsidR="00AF4EB1">
        <w:t>methods</w:t>
      </w:r>
      <w:r w:rsidR="00146AFA">
        <w:t xml:space="preserve">. </w:t>
      </w:r>
      <w:r w:rsidR="004A3312">
        <w:t>A</w:t>
      </w:r>
      <w:r w:rsidR="006A4AD3">
        <w:t>gile methods</w:t>
      </w:r>
      <w:r w:rsidR="004A3312">
        <w:t xml:space="preserve"> </w:t>
      </w:r>
      <w:r w:rsidR="006A4AD3">
        <w:t xml:space="preserve">rely on frequent, open communication </w:t>
      </w:r>
      <w:r w:rsidR="00A85A8C">
        <w:t xml:space="preserve">using </w:t>
      </w:r>
      <w:r w:rsidR="002F6DBC">
        <w:t>common agile ceremonies</w:t>
      </w:r>
      <w:r w:rsidR="005F220E">
        <w:t xml:space="preserve"> (</w:t>
      </w:r>
      <w:r w:rsidR="009337E9">
        <w:t>D</w:t>
      </w:r>
      <w:r w:rsidR="00B76AFF">
        <w:t xml:space="preserve">aily </w:t>
      </w:r>
      <w:r w:rsidR="009337E9">
        <w:t>S</w:t>
      </w:r>
      <w:r w:rsidR="00B76AFF">
        <w:t xml:space="preserve">tand </w:t>
      </w:r>
      <w:r w:rsidR="009337E9">
        <w:t>U</w:t>
      </w:r>
      <w:r w:rsidR="00B76AFF">
        <w:t xml:space="preserve">ps, </w:t>
      </w:r>
      <w:r w:rsidR="009337E9">
        <w:t>S</w:t>
      </w:r>
      <w:r w:rsidR="00026783">
        <w:t xml:space="preserve">pring </w:t>
      </w:r>
      <w:r w:rsidR="009337E9">
        <w:t>R</w:t>
      </w:r>
      <w:r w:rsidR="00B76AFF">
        <w:t xml:space="preserve">etrospectives, </w:t>
      </w:r>
      <w:r w:rsidR="009337E9">
        <w:t>D</w:t>
      </w:r>
      <w:r w:rsidR="00B76AFF">
        <w:t>emos</w:t>
      </w:r>
      <w:r w:rsidR="002F6DBC">
        <w:t>,</w:t>
      </w:r>
      <w:r w:rsidR="00026783">
        <w:t xml:space="preserve"> and </w:t>
      </w:r>
      <w:r w:rsidR="009337E9">
        <w:t>U</w:t>
      </w:r>
      <w:r w:rsidR="00026783">
        <w:t xml:space="preserve">ser </w:t>
      </w:r>
      <w:r w:rsidR="009337E9">
        <w:t>T</w:t>
      </w:r>
      <w:r w:rsidR="00026783">
        <w:t>esting</w:t>
      </w:r>
      <w:r w:rsidR="009337E9">
        <w:t xml:space="preserve">, </w:t>
      </w:r>
      <w:proofErr w:type="spellStart"/>
      <w:r w:rsidR="009337E9">
        <w:t>Etc</w:t>
      </w:r>
      <w:proofErr w:type="spellEnd"/>
      <w:r w:rsidR="00026783">
        <w:t>)</w:t>
      </w:r>
      <w:r w:rsidR="002F6DBC">
        <w:t xml:space="preserve"> tools</w:t>
      </w:r>
      <w:r w:rsidR="00AC7B5A">
        <w:t xml:space="preserve"> (such as Jira</w:t>
      </w:r>
      <w:r w:rsidR="00E628D9">
        <w:t>)</w:t>
      </w:r>
      <w:r w:rsidR="002F6DBC">
        <w:t>, and processes</w:t>
      </w:r>
      <w:r w:rsidR="00D5167B">
        <w:t xml:space="preserve"> (</w:t>
      </w:r>
      <w:r w:rsidR="00E952F9">
        <w:t xml:space="preserve">Increment </w:t>
      </w:r>
      <w:r w:rsidR="009D14E4">
        <w:t xml:space="preserve">and Sprint </w:t>
      </w:r>
      <w:r w:rsidR="00E952F9">
        <w:t xml:space="preserve">Planning, </w:t>
      </w:r>
      <w:r w:rsidR="00A102B6">
        <w:t xml:space="preserve">User Story </w:t>
      </w:r>
      <w:r w:rsidR="00407DA3">
        <w:t>R</w:t>
      </w:r>
      <w:r w:rsidR="00554936">
        <w:t xml:space="preserve">esearch and </w:t>
      </w:r>
      <w:r w:rsidR="00407DA3">
        <w:t>D</w:t>
      </w:r>
      <w:r w:rsidR="00554936">
        <w:t>ocumentation</w:t>
      </w:r>
      <w:r w:rsidR="001122E5">
        <w:t>,</w:t>
      </w:r>
      <w:r w:rsidR="00554936">
        <w:t xml:space="preserve"> </w:t>
      </w:r>
      <w:r w:rsidR="009575BF">
        <w:t xml:space="preserve">Backlog Grooming, </w:t>
      </w:r>
      <w:r w:rsidR="009337E9">
        <w:t>etc.</w:t>
      </w:r>
      <w:r w:rsidR="001122E5">
        <w:t xml:space="preserve"> and align with </w:t>
      </w:r>
      <w:r w:rsidR="000939FD">
        <w:t>A</w:t>
      </w:r>
      <w:r w:rsidR="001122E5">
        <w:t>gile best practices.</w:t>
      </w:r>
      <w:r w:rsidR="002F6DBC">
        <w:t xml:space="preserve"> </w:t>
      </w:r>
    </w:p>
    <w:p w14:paraId="037F2858" w14:textId="4E58327D" w:rsidR="000F3ECB" w:rsidRPr="00B33DC5" w:rsidRDefault="009A022C" w:rsidP="000F3ECB">
      <w:bookmarkStart w:id="174" w:name="_Toc127098904"/>
      <w:r>
        <w:rPr>
          <w:b/>
          <w:bCs/>
        </w:rPr>
        <w:t xml:space="preserve">Communication and </w:t>
      </w:r>
      <w:r w:rsidR="000F3ECB" w:rsidRPr="00B33DC5">
        <w:rPr>
          <w:b/>
          <w:bCs/>
        </w:rPr>
        <w:t>Agile</w:t>
      </w:r>
      <w:bookmarkEnd w:id="174"/>
      <w:r w:rsidR="000F3ECB">
        <w:rPr>
          <w:b/>
          <w:bCs/>
        </w:rPr>
        <w:t xml:space="preserve"> Delivery </w:t>
      </w:r>
      <w:r w:rsidR="00F94430">
        <w:rPr>
          <w:b/>
          <w:bCs/>
        </w:rPr>
        <w:t xml:space="preserve">Pipelines </w:t>
      </w:r>
      <w:r w:rsidR="000F3ECB">
        <w:rPr>
          <w:b/>
          <w:bCs/>
        </w:rPr>
        <w:t>for Redbook</w:t>
      </w:r>
      <w:r w:rsidR="006127C4">
        <w:rPr>
          <w:b/>
          <w:bCs/>
        </w:rPr>
        <w:t xml:space="preserve">. </w:t>
      </w:r>
      <w:r w:rsidR="008A7D9C">
        <w:t>We will establish a</w:t>
      </w:r>
      <w:r w:rsidR="00541941">
        <w:t xml:space="preserve"> delivery pipeline for the Redbook modernization project</w:t>
      </w:r>
      <w:r w:rsidR="00753FF0">
        <w:t xml:space="preserve">, leveraging any </w:t>
      </w:r>
      <w:r w:rsidR="00D70BAF">
        <w:t>existing</w:t>
      </w:r>
      <w:r w:rsidR="00753FF0">
        <w:t xml:space="preserve"> NTIA </w:t>
      </w:r>
      <w:r w:rsidR="00702288">
        <w:t>DevOps and other software delivery pipelin</w:t>
      </w:r>
      <w:r w:rsidR="00D70BAF">
        <w:t xml:space="preserve">es. </w:t>
      </w:r>
      <w:r w:rsidR="005F753D">
        <w:t xml:space="preserve">The pipeline will utilize </w:t>
      </w:r>
      <w:r w:rsidR="00F37BFB">
        <w:t>De</w:t>
      </w:r>
      <w:r w:rsidR="00DE01E5">
        <w:t>v</w:t>
      </w:r>
      <w:r w:rsidR="00F37BFB">
        <w:t>Ops and CI</w:t>
      </w:r>
      <w:r w:rsidR="008A7D9C">
        <w:t>.</w:t>
      </w:r>
      <w:r w:rsidR="00DE01E5">
        <w:t xml:space="preserve">CD tools provided in the Acquia </w:t>
      </w:r>
      <w:r w:rsidR="001211E5">
        <w:t xml:space="preserve">environment. </w:t>
      </w:r>
      <w:r w:rsidR="000F3ECB" w:rsidRPr="00B33DC5">
        <w:t xml:space="preserve">To execute methods to drive ongoing, incremental value in the Agile delivery process, </w:t>
      </w:r>
      <w:r w:rsidR="00C137AF">
        <w:t xml:space="preserve">it is </w:t>
      </w:r>
      <w:r w:rsidR="006F78DD">
        <w:t>beneficial</w:t>
      </w:r>
      <w:r w:rsidR="00C137AF">
        <w:t xml:space="preserve"> to</w:t>
      </w:r>
      <w:r w:rsidR="0065580E">
        <w:t xml:space="preserve"> </w:t>
      </w:r>
      <w:r w:rsidR="000F3ECB" w:rsidRPr="00B33DC5">
        <w:t xml:space="preserve">use a </w:t>
      </w:r>
      <w:r w:rsidR="000F3ECB" w:rsidRPr="00B33DC5">
        <w:rPr>
          <w:i/>
          <w:iCs/>
        </w:rPr>
        <w:t xml:space="preserve">dual track agility </w:t>
      </w:r>
      <w:r w:rsidR="000F3ECB" w:rsidRPr="00B33DC5">
        <w:t>framework</w:t>
      </w:r>
      <w:r w:rsidR="008A7D9C">
        <w:t xml:space="preserve"> (</w:t>
      </w:r>
      <w:r w:rsidR="00440E0F" w:rsidRPr="00427E20">
        <w:rPr>
          <w:b/>
        </w:rPr>
        <w:t>Figure 3</w:t>
      </w:r>
      <w:r w:rsidR="008A7D9C">
        <w:t>)</w:t>
      </w:r>
      <w:r w:rsidR="000F3ECB" w:rsidRPr="00B33DC5">
        <w:t xml:space="preserve"> where HCD and UX teams work in advance of software delivery (development) teams. User Researchers and UX Designers work together to analyze specific user needs for features, functions, and interaction and create information architectures, wireframes, and interactive UX design prototypes. User Researchers collect short-cycle usability feedback before designs are handed off for development. Links to final UX designs are provided in </w:t>
      </w:r>
      <w:r w:rsidR="0065580E">
        <w:t xml:space="preserve">an established </w:t>
      </w:r>
      <w:r w:rsidR="000F3ECB" w:rsidRPr="00B33DC5">
        <w:t>Agile toolset, often in the form of a link embedded in a Jira-housed user story to a Figma UX design prototype. Periodically, full-scale task-based usability tests are conducted, and results lead to validation of designs or improvements that can be made in development.</w:t>
      </w:r>
    </w:p>
    <w:p w14:paraId="41CF6F02" w14:textId="144D9F99" w:rsidR="000F3ECB" w:rsidRDefault="00D3638E" w:rsidP="000B10E5">
      <w:pPr>
        <w:pStyle w:val="Caption"/>
      </w:pPr>
      <w:r>
        <w:rPr>
          <w:noProof/>
          <w:sz w:val="16"/>
          <w:szCs w:val="16"/>
          <w14:ligatures w14:val="standardContextual"/>
        </w:rPr>
        <w:drawing>
          <wp:anchor distT="0" distB="0" distL="114300" distR="114300" simplePos="0" relativeHeight="251658244" behindDoc="1" locked="0" layoutInCell="1" allowOverlap="1" wp14:anchorId="482BF962" wp14:editId="245F8990">
            <wp:simplePos x="0" y="0"/>
            <wp:positionH relativeFrom="margin">
              <wp:align>center</wp:align>
            </wp:positionH>
            <wp:positionV relativeFrom="paragraph">
              <wp:posOffset>1905</wp:posOffset>
            </wp:positionV>
            <wp:extent cx="5689600" cy="2578100"/>
            <wp:effectExtent l="0" t="0" r="0" b="0"/>
            <wp:wrapTight wrapText="bothSides">
              <wp:wrapPolygon edited="0">
                <wp:start x="10607" y="0"/>
                <wp:lineTo x="1832" y="532"/>
                <wp:lineTo x="289" y="745"/>
                <wp:lineTo x="193" y="5107"/>
                <wp:lineTo x="0" y="5852"/>
                <wp:lineTo x="0" y="15535"/>
                <wp:lineTo x="193" y="17025"/>
                <wp:lineTo x="241" y="20642"/>
                <wp:lineTo x="675" y="21494"/>
                <wp:lineTo x="771" y="21494"/>
                <wp:lineTo x="21070" y="21494"/>
                <wp:lineTo x="21166" y="21494"/>
                <wp:lineTo x="21552" y="20642"/>
                <wp:lineTo x="21552" y="851"/>
                <wp:lineTo x="20877" y="638"/>
                <wp:lineTo x="16538" y="0"/>
                <wp:lineTo x="10607" y="0"/>
              </wp:wrapPolygon>
            </wp:wrapTight>
            <wp:docPr id="246033781"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33781" name="Picture 12" descr="A diagram of a software development proc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9600" cy="2578100"/>
                    </a:xfrm>
                    <a:prstGeom prst="rect">
                      <a:avLst/>
                    </a:prstGeom>
                  </pic:spPr>
                </pic:pic>
              </a:graphicData>
            </a:graphic>
            <wp14:sizeRelH relativeFrom="page">
              <wp14:pctWidth>0</wp14:pctWidth>
            </wp14:sizeRelH>
            <wp14:sizeRelV relativeFrom="page">
              <wp14:pctHeight>0</wp14:pctHeight>
            </wp14:sizeRelV>
          </wp:anchor>
        </w:drawing>
      </w:r>
      <w:commentRangeStart w:id="175"/>
      <w:commentRangeStart w:id="176"/>
      <w:commentRangeStart w:id="177"/>
      <w:commentRangeEnd w:id="175"/>
      <w:commentRangeEnd w:id="176"/>
      <w:commentRangeEnd w:id="177"/>
      <w:r w:rsidR="000F3ECB">
        <w:rPr>
          <w:rStyle w:val="CommentReference"/>
        </w:rPr>
        <w:commentReference w:id="177"/>
      </w:r>
      <w:bookmarkStart w:id="178" w:name="_Toc177317507"/>
      <w:r w:rsidR="00B24221">
        <w:rPr>
          <w:rStyle w:val="CommentReference"/>
        </w:rPr>
        <w:commentReference w:id="176"/>
      </w:r>
      <w:r w:rsidR="00B90B33">
        <w:rPr>
          <w:rStyle w:val="CommentReference"/>
          <w:i w:val="0"/>
          <w:iCs w:val="0"/>
          <w:color w:val="auto"/>
        </w:rPr>
        <w:commentReference w:id="175"/>
      </w:r>
      <w:r w:rsidR="000F3ECB">
        <w:t xml:space="preserve">Figure </w:t>
      </w:r>
      <w:r w:rsidR="000F3ECB">
        <w:fldChar w:fldCharType="begin"/>
      </w:r>
      <w:r w:rsidR="000F3ECB">
        <w:instrText xml:space="preserve"> SEQ Figure \* ARABIC </w:instrText>
      </w:r>
      <w:r w:rsidR="000F3ECB">
        <w:fldChar w:fldCharType="separate"/>
      </w:r>
      <w:r w:rsidR="005C378A">
        <w:rPr>
          <w:noProof/>
        </w:rPr>
        <w:t>3</w:t>
      </w:r>
      <w:r w:rsidR="000F3ECB">
        <w:fldChar w:fldCharType="end"/>
      </w:r>
      <w:r w:rsidR="000F3ECB">
        <w:t xml:space="preserve">: </w:t>
      </w:r>
      <w:r w:rsidR="000F3ECB" w:rsidRPr="00674A12">
        <w:t xml:space="preserve">Dual-Track Agility plus DevOps and Continuous Deployment </w:t>
      </w:r>
      <w:r w:rsidR="00054E06">
        <w:t>L</w:t>
      </w:r>
      <w:r w:rsidR="000F3ECB" w:rsidRPr="00674A12">
        <w:t>eads to Releasing on Demand</w:t>
      </w:r>
      <w:r w:rsidR="00C750B4">
        <w:t xml:space="preserve"> with </w:t>
      </w:r>
      <w:r w:rsidR="00DC03BD">
        <w:t xml:space="preserve">a </w:t>
      </w:r>
      <w:r w:rsidR="0028585F">
        <w:t xml:space="preserve">Minimum Weekly </w:t>
      </w:r>
      <w:r w:rsidR="00DC03BD">
        <w:t>Communication Cadence</w:t>
      </w:r>
      <w:bookmarkEnd w:id="178"/>
    </w:p>
    <w:p w14:paraId="597CB4F7" w14:textId="0E464A67" w:rsidR="000F3ECB" w:rsidRDefault="00A41BEB" w:rsidP="00650B99">
      <w:r>
        <w:t>NTIA Product Owner</w:t>
      </w:r>
      <w:r w:rsidR="00EA5050">
        <w:t>s</w:t>
      </w:r>
      <w:r>
        <w:t>, stakeholder</w:t>
      </w:r>
      <w:r w:rsidR="00EA5050">
        <w:t>s</w:t>
      </w:r>
      <w:r>
        <w:t xml:space="preserve">, and </w:t>
      </w:r>
      <w:r w:rsidR="00EA5050">
        <w:t>design/delivery</w:t>
      </w:r>
      <w:r w:rsidR="00345402">
        <w:t xml:space="preserve"> team</w:t>
      </w:r>
      <w:r w:rsidR="005051F5">
        <w:t xml:space="preserve"> must communicate openly and frequently</w:t>
      </w:r>
      <w:r w:rsidR="00BD0F91">
        <w:t xml:space="preserve">. </w:t>
      </w:r>
      <w:r w:rsidR="00B63871">
        <w:t>T</w:t>
      </w:r>
      <w:r w:rsidR="00BD0F91" w:rsidRPr="00BD0F91">
        <w:t xml:space="preserve">o foster a deeply integrated partnership between </w:t>
      </w:r>
      <w:r w:rsidR="00DA798E">
        <w:t>NTIA</w:t>
      </w:r>
      <w:r w:rsidR="00BD0F91" w:rsidRPr="00BD0F91">
        <w:t xml:space="preserve"> and </w:t>
      </w:r>
      <w:r w:rsidR="00DA798E">
        <w:t>the</w:t>
      </w:r>
      <w:r w:rsidR="00BD0F91" w:rsidRPr="00BD0F91">
        <w:t xml:space="preserve"> vendor team</w:t>
      </w:r>
      <w:r w:rsidR="0004017E">
        <w:t>, m</w:t>
      </w:r>
      <w:r w:rsidR="00BD0F91" w:rsidRPr="00BD0F91">
        <w:t>inimum</w:t>
      </w:r>
      <w:r w:rsidR="0004017E">
        <w:t xml:space="preserve"> </w:t>
      </w:r>
      <w:r w:rsidR="00BD0F91" w:rsidRPr="00BD0F91">
        <w:t>communication should happen weekly to maintain alignment and transparency.</w:t>
      </w:r>
      <w:r w:rsidR="00DA3DDA">
        <w:t xml:space="preserve"> </w:t>
      </w:r>
      <w:r w:rsidR="002C4E8B">
        <w:t>Transparency</w:t>
      </w:r>
      <w:r w:rsidR="00E71903">
        <w:t xml:space="preserve"> is key, and </w:t>
      </w:r>
      <w:r w:rsidR="00C16200">
        <w:t xml:space="preserve">we will document </w:t>
      </w:r>
      <w:r w:rsidR="00E71903">
        <w:t>Redbook r</w:t>
      </w:r>
      <w:r w:rsidR="0055743B">
        <w:t xml:space="preserve">equirements </w:t>
      </w:r>
      <w:r w:rsidR="00D26003">
        <w:t xml:space="preserve">as user stories </w:t>
      </w:r>
      <w:r w:rsidR="00C16200">
        <w:t xml:space="preserve">in </w:t>
      </w:r>
      <w:r w:rsidR="00D26003">
        <w:t>a</w:t>
      </w:r>
      <w:r w:rsidR="00EB4D73">
        <w:t xml:space="preserve"> tool such as Jira and </w:t>
      </w:r>
      <w:r w:rsidR="00BB1736">
        <w:t>keep them</w:t>
      </w:r>
      <w:r w:rsidR="00EB4D73">
        <w:t xml:space="preserve"> </w:t>
      </w:r>
      <w:r w:rsidR="0037545B">
        <w:t>available to all stakeholders</w:t>
      </w:r>
      <w:r w:rsidR="00B224CD">
        <w:t xml:space="preserve">. </w:t>
      </w:r>
      <w:r w:rsidR="00C16200">
        <w:t>We will delivery w</w:t>
      </w:r>
      <w:r w:rsidR="00BA3B3D">
        <w:t xml:space="preserve">eekly status reports, which will highlight accomplishments, </w:t>
      </w:r>
      <w:r w:rsidR="00BE0AC4">
        <w:t xml:space="preserve">plans for upcoming work, and risks. </w:t>
      </w:r>
      <w:r w:rsidR="00263F56">
        <w:t xml:space="preserve">Sprint-based demos and presentations will showcase </w:t>
      </w:r>
      <w:r w:rsidR="00516305">
        <w:t xml:space="preserve">designs, prototypes, and delivered </w:t>
      </w:r>
      <w:r w:rsidR="00657E0F">
        <w:t>code/product</w:t>
      </w:r>
      <w:r w:rsidR="005149FE">
        <w:t>. Opportunities for stakeholder feedback will be frequent</w:t>
      </w:r>
      <w:r w:rsidR="0079161F">
        <w:t xml:space="preserve">, </w:t>
      </w:r>
      <w:r w:rsidR="00657EB1">
        <w:t xml:space="preserve">at a minimum on a sprint-based cadence. </w:t>
      </w:r>
    </w:p>
    <w:p w14:paraId="0EDA8A7C" w14:textId="77777777" w:rsidR="0097567A" w:rsidRDefault="0097567A" w:rsidP="000967A9">
      <w:pPr>
        <w:pStyle w:val="Bullet1"/>
        <w:sectPr w:rsidR="0097567A" w:rsidSect="00DF03F8">
          <w:pgSz w:w="12240" w:h="15840"/>
          <w:pgMar w:top="1440" w:right="1440" w:bottom="1440" w:left="1440" w:header="720" w:footer="720" w:gutter="0"/>
          <w:pgNumType w:start="1"/>
          <w:cols w:space="720"/>
          <w:titlePg/>
          <w:docGrid w:linePitch="360"/>
        </w:sectPr>
      </w:pPr>
    </w:p>
    <w:p w14:paraId="6F7A823A" w14:textId="37D52046" w:rsidR="000F3ECB" w:rsidRDefault="0010610F" w:rsidP="0010610F">
      <w:pPr>
        <w:pStyle w:val="Heading2"/>
      </w:pPr>
      <w:bookmarkStart w:id="181" w:name="_Toc177317398"/>
      <w:r>
        <w:t>Deliverables</w:t>
      </w:r>
      <w:bookmarkEnd w:id="181"/>
    </w:p>
    <w:p w14:paraId="0A16B1F0" w14:textId="0512C69A" w:rsidR="00210DD6" w:rsidRDefault="008879EB" w:rsidP="00210DD6">
      <w:r w:rsidRPr="008879EB">
        <w:t xml:space="preserve">Deliverables outside of those standard deliverables mentioned in this section will be provided on an as-needed basis and determined by the </w:t>
      </w:r>
      <w:r>
        <w:t>NTIA</w:t>
      </w:r>
      <w:r w:rsidRPr="008879EB">
        <w:t>. A deliverable is anything that can be physically delivered but may include non-physical things such as meeting minutes</w:t>
      </w:r>
      <w:r w:rsidR="00AF5910">
        <w:t>.</w:t>
      </w:r>
    </w:p>
    <w:tbl>
      <w:tblPr>
        <w:tblStyle w:val="RIVAtablestyle"/>
        <w:tblW w:w="9627" w:type="dxa"/>
        <w:tblLook w:val="04A0" w:firstRow="1" w:lastRow="0" w:firstColumn="1" w:lastColumn="0" w:noHBand="0" w:noVBand="1"/>
      </w:tblPr>
      <w:tblGrid>
        <w:gridCol w:w="1881"/>
        <w:gridCol w:w="4088"/>
        <w:gridCol w:w="2708"/>
        <w:gridCol w:w="950"/>
      </w:tblGrid>
      <w:tr w:rsidR="00491BCC" w:rsidRPr="00717C5E" w14:paraId="41B02A4E" w14:textId="77777777" w:rsidTr="00D47C60">
        <w:trPr>
          <w:cnfStyle w:val="100000000000" w:firstRow="1" w:lastRow="0" w:firstColumn="0" w:lastColumn="0" w:oddVBand="0" w:evenVBand="0" w:oddHBand="0" w:evenHBand="0" w:firstRowFirstColumn="0" w:firstRowLastColumn="0" w:lastRowFirstColumn="0" w:lastRowLastColumn="0"/>
          <w:trHeight w:val="300"/>
          <w:tblHeader/>
        </w:trPr>
        <w:tc>
          <w:tcPr>
            <w:tcW w:w="1887" w:type="dxa"/>
            <w:tcBorders>
              <w:top w:val="single" w:sz="2" w:space="0" w:color="066D8C" w:themeColor="accent2" w:themeShade="BF"/>
              <w:left w:val="single" w:sz="2" w:space="0" w:color="066D8C" w:themeColor="accent2" w:themeShade="BF"/>
              <w:bottom w:val="single" w:sz="2" w:space="0" w:color="066D8C" w:themeColor="accent2" w:themeShade="BF"/>
              <w:right w:val="single" w:sz="2" w:space="0" w:color="066D8C" w:themeColor="accent2" w:themeShade="BF"/>
            </w:tcBorders>
          </w:tcPr>
          <w:p w14:paraId="1577FE9C" w14:textId="4141BB4F" w:rsidR="00693EFF" w:rsidRPr="00C631D1" w:rsidRDefault="00717C5E" w:rsidP="00717C5E">
            <w:pPr>
              <w:pStyle w:val="Tableheading"/>
            </w:pPr>
            <w:r w:rsidRPr="00C631D1">
              <w:t>Deliverables</w:t>
            </w:r>
          </w:p>
        </w:tc>
        <w:tc>
          <w:tcPr>
            <w:tcW w:w="4230" w:type="dxa"/>
            <w:tcBorders>
              <w:top w:val="single" w:sz="2" w:space="0" w:color="066D8C" w:themeColor="accent2" w:themeShade="BF"/>
              <w:left w:val="single" w:sz="2" w:space="0" w:color="066D8C" w:themeColor="accent2" w:themeShade="BF"/>
              <w:bottom w:val="single" w:sz="2" w:space="0" w:color="066D8C" w:themeColor="accent2" w:themeShade="BF"/>
              <w:right w:val="single" w:sz="2" w:space="0" w:color="066D8C" w:themeColor="accent2" w:themeShade="BF"/>
            </w:tcBorders>
          </w:tcPr>
          <w:p w14:paraId="376F5E92" w14:textId="04D1F5B6" w:rsidR="00693EFF" w:rsidRPr="00C631D1" w:rsidRDefault="00717C5E" w:rsidP="00717C5E">
            <w:pPr>
              <w:pStyle w:val="Tableheading"/>
            </w:pPr>
            <w:r w:rsidRPr="00C631D1">
              <w:t>Description</w:t>
            </w:r>
          </w:p>
        </w:tc>
        <w:tc>
          <w:tcPr>
            <w:tcW w:w="2790" w:type="dxa"/>
            <w:tcBorders>
              <w:top w:val="single" w:sz="2" w:space="0" w:color="066D8C" w:themeColor="accent2" w:themeShade="BF"/>
              <w:left w:val="single" w:sz="2" w:space="0" w:color="066D8C" w:themeColor="accent2" w:themeShade="BF"/>
              <w:bottom w:val="single" w:sz="2" w:space="0" w:color="066D8C" w:themeColor="accent2" w:themeShade="BF"/>
              <w:right w:val="single" w:sz="2" w:space="0" w:color="066D8C" w:themeColor="accent2" w:themeShade="BF"/>
            </w:tcBorders>
          </w:tcPr>
          <w:p w14:paraId="468BCDD9" w14:textId="75D04807" w:rsidR="00693EFF" w:rsidRPr="00C631D1" w:rsidRDefault="00717C5E" w:rsidP="00717C5E">
            <w:pPr>
              <w:pStyle w:val="Tableheading"/>
            </w:pPr>
            <w:r w:rsidRPr="00C631D1">
              <w:t>Frequency</w:t>
            </w:r>
          </w:p>
        </w:tc>
        <w:tc>
          <w:tcPr>
            <w:tcW w:w="720" w:type="dxa"/>
            <w:tcBorders>
              <w:top w:val="single" w:sz="2" w:space="0" w:color="066D8C" w:themeColor="accent2" w:themeShade="BF"/>
              <w:left w:val="single" w:sz="2" w:space="0" w:color="066D8C" w:themeColor="accent2" w:themeShade="BF"/>
              <w:bottom w:val="single" w:sz="2" w:space="0" w:color="066D8C" w:themeColor="accent2" w:themeShade="BF"/>
              <w:right w:val="single" w:sz="2" w:space="0" w:color="066D8C" w:themeColor="accent2" w:themeShade="BF"/>
            </w:tcBorders>
          </w:tcPr>
          <w:p w14:paraId="7C64CA41" w14:textId="29DB62A2" w:rsidR="00693EFF" w:rsidRPr="00C631D1" w:rsidRDefault="00717C5E" w:rsidP="00717C5E">
            <w:pPr>
              <w:pStyle w:val="Tableheading"/>
            </w:pPr>
            <w:r w:rsidRPr="00C631D1">
              <w:t>Submit To</w:t>
            </w:r>
          </w:p>
        </w:tc>
      </w:tr>
      <w:tr w:rsidR="00543980" w14:paraId="3EAB4A7A" w14:textId="4E4C34C6" w:rsidTr="00D47C60">
        <w:trPr>
          <w:trHeight w:val="300"/>
        </w:trPr>
        <w:tc>
          <w:tcPr>
            <w:tcW w:w="1887" w:type="dxa"/>
            <w:tcBorders>
              <w:top w:val="single" w:sz="2" w:space="0" w:color="066D8C" w:themeColor="accent2" w:themeShade="BF"/>
            </w:tcBorders>
          </w:tcPr>
          <w:p w14:paraId="05F52E26" w14:textId="200849A2" w:rsidR="00717C5E" w:rsidRDefault="00717C5E" w:rsidP="00717C5E">
            <w:pPr>
              <w:pStyle w:val="TableText"/>
            </w:pPr>
            <w:r>
              <w:t xml:space="preserve">Monthly Status Meeting </w:t>
            </w:r>
          </w:p>
        </w:tc>
        <w:tc>
          <w:tcPr>
            <w:tcW w:w="4230" w:type="dxa"/>
            <w:tcBorders>
              <w:top w:val="single" w:sz="2" w:space="0" w:color="066D8C" w:themeColor="accent2" w:themeShade="BF"/>
            </w:tcBorders>
          </w:tcPr>
          <w:p w14:paraId="58756A0A" w14:textId="3BBCD69C" w:rsidR="00717C5E" w:rsidRDefault="004624AD" w:rsidP="00717C5E">
            <w:pPr>
              <w:pStyle w:val="TableText"/>
            </w:pPr>
            <w:r>
              <w:t>Establish</w:t>
            </w:r>
            <w:r w:rsidR="00717C5E">
              <w:t xml:space="preserve"> and facilitate</w:t>
            </w:r>
          </w:p>
          <w:p w14:paraId="29F817C3" w14:textId="4A42F977" w:rsidR="00717C5E" w:rsidRDefault="00717C5E" w:rsidP="00717C5E">
            <w:pPr>
              <w:pStyle w:val="TableText"/>
            </w:pPr>
            <w:r>
              <w:t>monthly progress meetings to include the Contracting Officer's Representative {COR}, and other Government personnel.</w:t>
            </w:r>
          </w:p>
        </w:tc>
        <w:tc>
          <w:tcPr>
            <w:tcW w:w="2790" w:type="dxa"/>
            <w:tcBorders>
              <w:top w:val="single" w:sz="2" w:space="0" w:color="066D8C" w:themeColor="accent2" w:themeShade="BF"/>
            </w:tcBorders>
          </w:tcPr>
          <w:p w14:paraId="2DB450E8" w14:textId="3400A932" w:rsidR="00717C5E" w:rsidRDefault="007E3CC5" w:rsidP="00717C5E">
            <w:pPr>
              <w:pStyle w:val="TableText"/>
            </w:pPr>
            <w:r>
              <w:t>Monthly</w:t>
            </w:r>
            <w:r w:rsidR="00C21957">
              <w:t xml:space="preserve">, </w:t>
            </w:r>
            <w:r w:rsidR="004F12C8">
              <w:t>to discuss contract status</w:t>
            </w:r>
            <w:r w:rsidR="00C21957">
              <w:t xml:space="preserve">, </w:t>
            </w:r>
            <w:r w:rsidR="004F12C8">
              <w:t>staffing changes</w:t>
            </w:r>
            <w:r w:rsidR="0004614C">
              <w:t xml:space="preserve">, milestones, risks, </w:t>
            </w:r>
            <w:r w:rsidR="00EF2B27">
              <w:t>and</w:t>
            </w:r>
            <w:r w:rsidR="0004614C">
              <w:t xml:space="preserve"> opportunities to improve support</w:t>
            </w:r>
            <w:r w:rsidR="00D013C0">
              <w:t>.</w:t>
            </w:r>
          </w:p>
        </w:tc>
        <w:tc>
          <w:tcPr>
            <w:tcW w:w="720" w:type="dxa"/>
            <w:tcBorders>
              <w:top w:val="single" w:sz="2" w:space="0" w:color="066D8C" w:themeColor="accent2" w:themeShade="BF"/>
            </w:tcBorders>
          </w:tcPr>
          <w:p w14:paraId="3E85BB01" w14:textId="2B63DFEB" w:rsidR="007E3CC5" w:rsidRDefault="007E3CC5" w:rsidP="007E3CC5">
            <w:pPr>
              <w:spacing w:before="0" w:after="160" w:line="259" w:lineRule="auto"/>
            </w:pPr>
            <w:r>
              <w:t>COR, TPOC</w:t>
            </w:r>
          </w:p>
        </w:tc>
      </w:tr>
      <w:tr w:rsidR="00543980" w14:paraId="1D08F06C"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0105E887" w14:textId="77777777" w:rsidR="00E86883" w:rsidRDefault="00E86883" w:rsidP="00E86883">
            <w:pPr>
              <w:pStyle w:val="TableText"/>
            </w:pPr>
            <w:r>
              <w:t>Monthly Status</w:t>
            </w:r>
          </w:p>
          <w:p w14:paraId="2AFB9580" w14:textId="48CCD3BA" w:rsidR="00E41144" w:rsidRDefault="00E86883" w:rsidP="00D01969">
            <w:pPr>
              <w:pStyle w:val="TableText"/>
            </w:pPr>
            <w:r>
              <w:t>Report (MSR)</w:t>
            </w:r>
            <w:r w:rsidR="00E70EFD">
              <w:t xml:space="preserve"> </w:t>
            </w:r>
          </w:p>
        </w:tc>
        <w:tc>
          <w:tcPr>
            <w:tcW w:w="4230" w:type="dxa"/>
          </w:tcPr>
          <w:p w14:paraId="10A316E9" w14:textId="3E3149B0" w:rsidR="00E41144" w:rsidRDefault="00E86883" w:rsidP="00D01969">
            <w:pPr>
              <w:pStyle w:val="TableText"/>
            </w:pPr>
            <w:r>
              <w:t>Monthly report that</w:t>
            </w:r>
            <w:r w:rsidR="002213E6">
              <w:t xml:space="preserve"> s</w:t>
            </w:r>
            <w:r>
              <w:t>ummarizes</w:t>
            </w:r>
            <w:r w:rsidR="002213E6">
              <w:t xml:space="preserve"> </w:t>
            </w:r>
            <w:r>
              <w:t>programmatic activities</w:t>
            </w:r>
          </w:p>
        </w:tc>
        <w:tc>
          <w:tcPr>
            <w:tcW w:w="2790" w:type="dxa"/>
          </w:tcPr>
          <w:p w14:paraId="08338FAA" w14:textId="10D8FD03" w:rsidR="00E86883" w:rsidRDefault="00E86883" w:rsidP="00E86883">
            <w:pPr>
              <w:pStyle w:val="TableText"/>
            </w:pPr>
            <w:r>
              <w:t>Monthly</w:t>
            </w:r>
            <w:r w:rsidR="004157A1">
              <w:t>,</w:t>
            </w:r>
            <w:r>
              <w:t xml:space="preserve"> no later</w:t>
            </w:r>
          </w:p>
          <w:p w14:paraId="5BB2A017" w14:textId="708318FC" w:rsidR="00E41144" w:rsidRDefault="00E86883" w:rsidP="00D01969">
            <w:pPr>
              <w:pStyle w:val="TableText"/>
            </w:pPr>
            <w:r>
              <w:t xml:space="preserve">than the </w:t>
            </w:r>
            <w:r w:rsidR="00AE38A9">
              <w:t>10</w:t>
            </w:r>
            <w:r w:rsidR="00AE38A9" w:rsidRPr="00AE38A9">
              <w:rPr>
                <w:vertAlign w:val="superscript"/>
              </w:rPr>
              <w:t>th</w:t>
            </w:r>
            <w:r w:rsidR="00B13CA8">
              <w:t xml:space="preserve"> </w:t>
            </w:r>
            <w:r>
              <w:t>of the</w:t>
            </w:r>
            <w:r w:rsidR="00C9444A">
              <w:t xml:space="preserve"> </w:t>
            </w:r>
            <w:r>
              <w:t>month</w:t>
            </w:r>
          </w:p>
        </w:tc>
        <w:tc>
          <w:tcPr>
            <w:tcW w:w="720" w:type="dxa"/>
          </w:tcPr>
          <w:p w14:paraId="6EB47C14" w14:textId="6FA9E8CB" w:rsidR="00E41144" w:rsidRDefault="00E86883" w:rsidP="00D01969">
            <w:pPr>
              <w:pStyle w:val="TableText"/>
            </w:pPr>
            <w:r>
              <w:t>COR, TPOC</w:t>
            </w:r>
          </w:p>
        </w:tc>
      </w:tr>
      <w:tr w:rsidR="0044031A" w14:paraId="0E751F04" w14:textId="77777777" w:rsidTr="00D47C60">
        <w:trPr>
          <w:trHeight w:val="300"/>
        </w:trPr>
        <w:tc>
          <w:tcPr>
            <w:tcW w:w="1887" w:type="dxa"/>
          </w:tcPr>
          <w:p w14:paraId="002A1A89" w14:textId="69C8ED36" w:rsidR="00E41144" w:rsidRDefault="0066363D" w:rsidP="00D01969">
            <w:pPr>
              <w:pStyle w:val="TableText"/>
            </w:pPr>
            <w:r>
              <w:t xml:space="preserve">Weekly Status Report </w:t>
            </w:r>
            <w:r w:rsidR="008E27ED">
              <w:t>(</w:t>
            </w:r>
            <w:r>
              <w:t>WSR)</w:t>
            </w:r>
          </w:p>
        </w:tc>
        <w:tc>
          <w:tcPr>
            <w:tcW w:w="4230" w:type="dxa"/>
          </w:tcPr>
          <w:p w14:paraId="6A48A813" w14:textId="53AE972E" w:rsidR="00E41144" w:rsidRDefault="0066363D" w:rsidP="00D01969">
            <w:pPr>
              <w:pStyle w:val="TableText"/>
            </w:pPr>
            <w:r w:rsidRPr="0066363D">
              <w:t>Weekly report that summarizes programmatic activities</w:t>
            </w:r>
            <w:r w:rsidR="00B62D3E">
              <w:t xml:space="preserve"> (MS Word of PDF)</w:t>
            </w:r>
          </w:p>
        </w:tc>
        <w:tc>
          <w:tcPr>
            <w:tcW w:w="2790" w:type="dxa"/>
          </w:tcPr>
          <w:p w14:paraId="0064C47D" w14:textId="52C7BB39" w:rsidR="00E41144" w:rsidRDefault="00D42C2E" w:rsidP="00D01969">
            <w:pPr>
              <w:pStyle w:val="TableText"/>
            </w:pPr>
            <w:r>
              <w:t>W</w:t>
            </w:r>
            <w:r w:rsidR="0066363D" w:rsidRPr="0066363D">
              <w:t>eek</w:t>
            </w:r>
            <w:r w:rsidR="00A71F50">
              <w:t>ly</w:t>
            </w:r>
            <w:r w:rsidR="0066363D" w:rsidRPr="0066363D">
              <w:t xml:space="preserve"> on Monday</w:t>
            </w:r>
            <w:r w:rsidR="004157A1">
              <w:t>, or next business day</w:t>
            </w:r>
          </w:p>
        </w:tc>
        <w:tc>
          <w:tcPr>
            <w:tcW w:w="720" w:type="dxa"/>
          </w:tcPr>
          <w:p w14:paraId="34D29A45" w14:textId="0D6A7543" w:rsidR="00E41144" w:rsidRDefault="0066363D" w:rsidP="00D01969">
            <w:pPr>
              <w:pStyle w:val="TableText"/>
            </w:pPr>
            <w:r>
              <w:t>COR, TPOC</w:t>
            </w:r>
          </w:p>
        </w:tc>
      </w:tr>
      <w:tr w:rsidR="00543980" w14:paraId="044181FB"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093496EA" w14:textId="41E5CFBC" w:rsidR="00E41144" w:rsidRDefault="009F1C45" w:rsidP="00D01969">
            <w:pPr>
              <w:pStyle w:val="TableText"/>
            </w:pPr>
            <w:r>
              <w:t>Meeting Support Documentation</w:t>
            </w:r>
          </w:p>
        </w:tc>
        <w:tc>
          <w:tcPr>
            <w:tcW w:w="4230" w:type="dxa"/>
          </w:tcPr>
          <w:p w14:paraId="418E4C13" w14:textId="3FF4155C" w:rsidR="00E41144" w:rsidRDefault="00B409A5" w:rsidP="00D01969">
            <w:pPr>
              <w:pStyle w:val="TableText"/>
            </w:pPr>
            <w:r>
              <w:t>Briefing</w:t>
            </w:r>
            <w:r w:rsidR="0001767E" w:rsidRPr="0001767E">
              <w:t xml:space="preserve"> slides,</w:t>
            </w:r>
            <w:r w:rsidR="0001767E">
              <w:t xml:space="preserve"> </w:t>
            </w:r>
            <w:r w:rsidR="0001767E" w:rsidRPr="0001767E">
              <w:t>agendas, handouts, and other supplementary materials at least 24 hours in advance</w:t>
            </w:r>
            <w:r w:rsidR="002D6BF8">
              <w:t xml:space="preserve"> (</w:t>
            </w:r>
            <w:r w:rsidR="00957554">
              <w:t xml:space="preserve">MS </w:t>
            </w:r>
            <w:r w:rsidR="002D6BF8">
              <w:t>PowerPoint, or PDF)</w:t>
            </w:r>
          </w:p>
        </w:tc>
        <w:tc>
          <w:tcPr>
            <w:tcW w:w="2790" w:type="dxa"/>
          </w:tcPr>
          <w:p w14:paraId="0B09502B" w14:textId="641AC7C9" w:rsidR="00E41144" w:rsidRPr="002F4117" w:rsidRDefault="002F4117" w:rsidP="00D01969">
            <w:pPr>
              <w:pStyle w:val="TableText"/>
            </w:pPr>
            <w:r w:rsidRPr="00B13CA8">
              <w:t xml:space="preserve">24 </w:t>
            </w:r>
            <w:r w:rsidR="00430AD3">
              <w:t>h</w:t>
            </w:r>
            <w:r w:rsidRPr="00B13CA8">
              <w:t xml:space="preserve">ours in </w:t>
            </w:r>
            <w:r w:rsidR="00430AD3">
              <w:t>a</w:t>
            </w:r>
            <w:r w:rsidRPr="00B13CA8">
              <w:t xml:space="preserve">dvance of the </w:t>
            </w:r>
            <w:r w:rsidR="00430AD3">
              <w:t>s</w:t>
            </w:r>
            <w:r w:rsidRPr="00B13CA8">
              <w:t xml:space="preserve">cheduled </w:t>
            </w:r>
            <w:r w:rsidR="00430AD3">
              <w:t>m</w:t>
            </w:r>
            <w:r w:rsidRPr="00B13CA8">
              <w:t>eeting</w:t>
            </w:r>
          </w:p>
        </w:tc>
        <w:tc>
          <w:tcPr>
            <w:tcW w:w="720" w:type="dxa"/>
          </w:tcPr>
          <w:p w14:paraId="7F553E3C" w14:textId="7E63FEB2" w:rsidR="00E41144" w:rsidRDefault="002F4117" w:rsidP="00D01969">
            <w:pPr>
              <w:pStyle w:val="TableText"/>
            </w:pPr>
            <w:r>
              <w:t>COR, TPOC</w:t>
            </w:r>
          </w:p>
        </w:tc>
      </w:tr>
      <w:tr w:rsidR="002213E6" w14:paraId="2D8559C5" w14:textId="77777777" w:rsidTr="00D47C60">
        <w:trPr>
          <w:trHeight w:val="300"/>
        </w:trPr>
        <w:tc>
          <w:tcPr>
            <w:tcW w:w="1887" w:type="dxa"/>
          </w:tcPr>
          <w:p w14:paraId="45AD9121" w14:textId="7305B1BF" w:rsidR="0097771F" w:rsidRDefault="0097771F" w:rsidP="00717C5E">
            <w:pPr>
              <w:pStyle w:val="TableText"/>
            </w:pPr>
            <w:r>
              <w:t>Product Roadmap</w:t>
            </w:r>
          </w:p>
        </w:tc>
        <w:tc>
          <w:tcPr>
            <w:tcW w:w="4230" w:type="dxa"/>
          </w:tcPr>
          <w:p w14:paraId="2EA57994" w14:textId="702CFD4A" w:rsidR="0097771F" w:rsidRPr="0001767E" w:rsidRDefault="0097771F" w:rsidP="00717C5E">
            <w:pPr>
              <w:pStyle w:val="TableText"/>
            </w:pPr>
            <w:r>
              <w:t xml:space="preserve">A </w:t>
            </w:r>
            <w:r w:rsidR="00B1641C" w:rsidRPr="00B1641C">
              <w:t>Product Roadmap for the</w:t>
            </w:r>
            <w:r>
              <w:t xml:space="preserve"> NTIA Redbook </w:t>
            </w:r>
            <w:r w:rsidR="0077571A">
              <w:t xml:space="preserve">website </w:t>
            </w:r>
            <w:r w:rsidR="00B1641C" w:rsidRPr="00B1641C">
              <w:t xml:space="preserve">solution </w:t>
            </w:r>
            <w:r w:rsidR="0077571A">
              <w:t>with major milestones and release information</w:t>
            </w:r>
            <w:r w:rsidR="00B1641C" w:rsidRPr="00B1641C">
              <w:t xml:space="preserve">, which are updated based on stakeholder needs and </w:t>
            </w:r>
            <w:r w:rsidR="006537E4">
              <w:t>feedback</w:t>
            </w:r>
            <w:r w:rsidR="00B1641C" w:rsidRPr="00B1641C">
              <w:t>.</w:t>
            </w:r>
          </w:p>
        </w:tc>
        <w:tc>
          <w:tcPr>
            <w:tcW w:w="2790" w:type="dxa"/>
          </w:tcPr>
          <w:p w14:paraId="1D35ED66" w14:textId="7CBD7D71" w:rsidR="0097771F" w:rsidRPr="00B13CA8" w:rsidRDefault="0077571A" w:rsidP="00717C5E">
            <w:pPr>
              <w:pStyle w:val="TableText"/>
            </w:pPr>
            <w:r>
              <w:t>Initial P</w:t>
            </w:r>
            <w:r w:rsidR="00B9052D">
              <w:t>roduct Roadmap</w:t>
            </w:r>
            <w:r w:rsidR="006537E4">
              <w:t xml:space="preserve"> </w:t>
            </w:r>
            <w:r w:rsidR="00302B33">
              <w:t xml:space="preserve">delivered </w:t>
            </w:r>
            <w:r w:rsidR="004A1365">
              <w:t xml:space="preserve">no later than 60 days </w:t>
            </w:r>
            <w:r w:rsidR="00E04B32">
              <w:t>after contract start.</w:t>
            </w:r>
            <w:r w:rsidR="004E28D4">
              <w:t xml:space="preserve"> Ongoing </w:t>
            </w:r>
            <w:r w:rsidR="00AF1DC3">
              <w:t>(at least quarterly) updates</w:t>
            </w:r>
            <w:r w:rsidR="004E28D4">
              <w:t xml:space="preserve"> as required</w:t>
            </w:r>
            <w:r w:rsidR="00AF1DC3">
              <w:t>.</w:t>
            </w:r>
          </w:p>
        </w:tc>
        <w:tc>
          <w:tcPr>
            <w:tcW w:w="720" w:type="dxa"/>
          </w:tcPr>
          <w:p w14:paraId="38E1123C" w14:textId="38753B9A" w:rsidR="0097771F" w:rsidRDefault="004E28D4" w:rsidP="00717C5E">
            <w:pPr>
              <w:pStyle w:val="TableText"/>
            </w:pPr>
            <w:r>
              <w:t>COR, TPOC</w:t>
            </w:r>
          </w:p>
        </w:tc>
      </w:tr>
      <w:tr w:rsidR="00543980" w14:paraId="106ABEDF"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7FB16593" w14:textId="21B314E4" w:rsidR="00693EFF" w:rsidRPr="00AA0809" w:rsidRDefault="00693EFF" w:rsidP="00693EFF">
            <w:pPr>
              <w:pStyle w:val="TableText"/>
            </w:pPr>
            <w:r w:rsidRPr="00AA0809">
              <w:t>Website design document</w:t>
            </w:r>
            <w:r w:rsidR="003563CC">
              <w:t>(s)</w:t>
            </w:r>
          </w:p>
        </w:tc>
        <w:tc>
          <w:tcPr>
            <w:tcW w:w="4230" w:type="dxa"/>
          </w:tcPr>
          <w:p w14:paraId="5392C484" w14:textId="2DE7BC8A" w:rsidR="00693EFF" w:rsidRDefault="0032004F" w:rsidP="00693EFF">
            <w:pPr>
              <w:pStyle w:val="TableText"/>
            </w:pPr>
            <w:r>
              <w:t>Definition of</w:t>
            </w:r>
            <w:r w:rsidR="000F0AB4" w:rsidRPr="000F0AB4">
              <w:t xml:space="preserve"> technical architecture, design specifications, and user interaction element</w:t>
            </w:r>
            <w:r w:rsidR="00CE122F">
              <w:t xml:space="preserve"> for the NTIA Redbook site.</w:t>
            </w:r>
            <w:r w:rsidR="000F0AB4" w:rsidRPr="000F0AB4">
              <w:t xml:space="preserve"> </w:t>
            </w:r>
            <w:r w:rsidR="00D810D9">
              <w:t xml:space="preserve"> </w:t>
            </w:r>
            <w:r w:rsidR="00D810D9" w:rsidRPr="00D810D9">
              <w:t xml:space="preserve">Detailed designs </w:t>
            </w:r>
            <w:r w:rsidR="00C66BBB">
              <w:t>for</w:t>
            </w:r>
            <w:r w:rsidR="00D810D9" w:rsidRPr="00D810D9">
              <w:t xml:space="preserve"> the User Experience (UX) and User Interface (UI) elements of the Redbook websit</w:t>
            </w:r>
            <w:r w:rsidR="009A1A27">
              <w:t>e (</w:t>
            </w:r>
            <w:r w:rsidR="00D810D9" w:rsidRPr="00D810D9">
              <w:t>wireframes, information architecture, and interactive prototypes</w:t>
            </w:r>
            <w:r>
              <w:t>.</w:t>
            </w:r>
            <w:r w:rsidR="009A1A27">
              <w:t>)</w:t>
            </w:r>
          </w:p>
        </w:tc>
        <w:tc>
          <w:tcPr>
            <w:tcW w:w="2790" w:type="dxa"/>
          </w:tcPr>
          <w:p w14:paraId="4089EF6B" w14:textId="7789DF8A" w:rsidR="00693EFF" w:rsidRDefault="00693EFF" w:rsidP="00693EFF">
            <w:pPr>
              <w:pStyle w:val="TableText"/>
            </w:pPr>
            <w:r>
              <w:t xml:space="preserve">For MVP Initial document within </w:t>
            </w:r>
            <w:r w:rsidR="007A6972">
              <w:t>75</w:t>
            </w:r>
            <w:r>
              <w:t xml:space="preserve"> days of contract start, </w:t>
            </w:r>
            <w:r w:rsidR="009A1A27">
              <w:t>f</w:t>
            </w:r>
            <w:r>
              <w:t xml:space="preserve">inal </w:t>
            </w:r>
            <w:r w:rsidR="007747D3">
              <w:t>design document</w:t>
            </w:r>
            <w:r>
              <w:t xml:space="preserve"> no later than </w:t>
            </w:r>
            <w:r w:rsidR="00CE122F">
              <w:t>60 days</w:t>
            </w:r>
            <w:r>
              <w:t xml:space="preserve"> after MVP </w:t>
            </w:r>
            <w:r w:rsidR="00CE122F">
              <w:t>Launch.</w:t>
            </w:r>
            <w:r w:rsidR="00543980">
              <w:t xml:space="preserve"> </w:t>
            </w:r>
            <w:r w:rsidR="003E1783">
              <w:t xml:space="preserve">Ongoing as </w:t>
            </w:r>
            <w:r w:rsidR="001B1FAC">
              <w:t>required.</w:t>
            </w:r>
          </w:p>
        </w:tc>
        <w:tc>
          <w:tcPr>
            <w:tcW w:w="720" w:type="dxa"/>
          </w:tcPr>
          <w:p w14:paraId="06B2B231" w14:textId="2CA5E191" w:rsidR="00693EFF" w:rsidRDefault="00693EFF" w:rsidP="00693EFF">
            <w:pPr>
              <w:pStyle w:val="TableText"/>
            </w:pPr>
            <w:r>
              <w:t>COR, TPOC</w:t>
            </w:r>
          </w:p>
        </w:tc>
      </w:tr>
      <w:tr w:rsidR="00ED35D6" w14:paraId="6366CC72" w14:textId="77777777" w:rsidTr="00D47C60">
        <w:trPr>
          <w:trHeight w:val="300"/>
        </w:trPr>
        <w:tc>
          <w:tcPr>
            <w:tcW w:w="1887" w:type="dxa"/>
          </w:tcPr>
          <w:p w14:paraId="134CE98D" w14:textId="460011AC" w:rsidR="00D9469A" w:rsidRDefault="00C12EB2" w:rsidP="00D01969">
            <w:pPr>
              <w:pStyle w:val="TableText"/>
            </w:pPr>
            <w:r w:rsidRPr="00AA0809">
              <w:t xml:space="preserve">Quality </w:t>
            </w:r>
            <w:r w:rsidR="007662E5" w:rsidRPr="00AA0809">
              <w:t>assurance report</w:t>
            </w:r>
          </w:p>
        </w:tc>
        <w:tc>
          <w:tcPr>
            <w:tcW w:w="4230" w:type="dxa"/>
          </w:tcPr>
          <w:p w14:paraId="08A8889D" w14:textId="5F8ADF1B" w:rsidR="00D9469A" w:rsidRDefault="0032004F" w:rsidP="00D01969">
            <w:pPr>
              <w:pStyle w:val="TableText"/>
            </w:pPr>
            <w:r>
              <w:t>O</w:t>
            </w:r>
            <w:r w:rsidR="00BD138D" w:rsidRPr="00BD138D">
              <w:t>verview of the quality assurance processes and testing results to ensure that the project meets the required standards</w:t>
            </w:r>
          </w:p>
        </w:tc>
        <w:tc>
          <w:tcPr>
            <w:tcW w:w="2790" w:type="dxa"/>
          </w:tcPr>
          <w:p w14:paraId="448D9FF7" w14:textId="266A6B84" w:rsidR="00D9469A" w:rsidRDefault="00EC3129" w:rsidP="00D01969">
            <w:pPr>
              <w:pStyle w:val="TableText"/>
            </w:pPr>
            <w:r>
              <w:t>Monthly</w:t>
            </w:r>
            <w:r w:rsidR="00314B1B">
              <w:t>,</w:t>
            </w:r>
            <w:r>
              <w:t xml:space="preserve"> or as required</w:t>
            </w:r>
          </w:p>
        </w:tc>
        <w:tc>
          <w:tcPr>
            <w:tcW w:w="720" w:type="dxa"/>
          </w:tcPr>
          <w:p w14:paraId="083E91AA" w14:textId="6137A6F1" w:rsidR="00D9469A" w:rsidRDefault="005D6A91" w:rsidP="00D01969">
            <w:pPr>
              <w:pStyle w:val="TableText"/>
            </w:pPr>
            <w:r>
              <w:t>COR</w:t>
            </w:r>
            <w:r w:rsidR="0098090C">
              <w:t>, TPOC</w:t>
            </w:r>
          </w:p>
        </w:tc>
      </w:tr>
      <w:tr w:rsidR="00CA5CB2" w14:paraId="1F84BF96"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154656F1" w14:textId="3919A651" w:rsidR="00C12EB2" w:rsidRPr="00AA0809" w:rsidRDefault="00C12EB2" w:rsidP="00D01969">
            <w:pPr>
              <w:pStyle w:val="TableText"/>
            </w:pPr>
            <w:r w:rsidRPr="00AA0809">
              <w:t xml:space="preserve">Performance </w:t>
            </w:r>
            <w:r w:rsidR="007662E5" w:rsidRPr="00AA0809">
              <w:t>metrics report</w:t>
            </w:r>
          </w:p>
        </w:tc>
        <w:tc>
          <w:tcPr>
            <w:tcW w:w="4230" w:type="dxa"/>
          </w:tcPr>
          <w:p w14:paraId="46821B2A" w14:textId="3FC85163" w:rsidR="00C12EB2" w:rsidRDefault="00D93CFC" w:rsidP="00D01969">
            <w:pPr>
              <w:pStyle w:val="TableText"/>
            </w:pPr>
            <w:r w:rsidRPr="00D93CFC">
              <w:t>A report capturing key performance indicators (KPIs) related to the website’s functionality, including load times, uptime, and user interactions.</w:t>
            </w:r>
          </w:p>
        </w:tc>
        <w:tc>
          <w:tcPr>
            <w:tcW w:w="2790" w:type="dxa"/>
          </w:tcPr>
          <w:p w14:paraId="0858FC45" w14:textId="1A742B53" w:rsidR="00C12EB2" w:rsidRDefault="00314B1B" w:rsidP="00D01969">
            <w:pPr>
              <w:pStyle w:val="TableText"/>
            </w:pPr>
            <w:r>
              <w:t>Monthly, or as required</w:t>
            </w:r>
          </w:p>
        </w:tc>
        <w:tc>
          <w:tcPr>
            <w:tcW w:w="720" w:type="dxa"/>
          </w:tcPr>
          <w:p w14:paraId="58D286A8" w14:textId="2F0C4803" w:rsidR="00C12EB2" w:rsidRDefault="009D5825" w:rsidP="00D01969">
            <w:pPr>
              <w:pStyle w:val="TableText"/>
            </w:pPr>
            <w:r>
              <w:t>COR</w:t>
            </w:r>
            <w:r w:rsidR="0098090C">
              <w:t>, TPOC</w:t>
            </w:r>
          </w:p>
        </w:tc>
      </w:tr>
      <w:tr w:rsidR="00ED35D6" w14:paraId="5A2836F0" w14:textId="77777777" w:rsidTr="00D47C60">
        <w:trPr>
          <w:trHeight w:val="300"/>
        </w:trPr>
        <w:tc>
          <w:tcPr>
            <w:tcW w:w="1887" w:type="dxa"/>
          </w:tcPr>
          <w:p w14:paraId="292D43EA" w14:textId="4EDE38CD" w:rsidR="00C12EB2" w:rsidRPr="00AA0809" w:rsidRDefault="00C12EB2" w:rsidP="00D01969">
            <w:pPr>
              <w:pStyle w:val="TableText"/>
            </w:pPr>
            <w:r w:rsidRPr="00AA0809">
              <w:t xml:space="preserve">Section 508 </w:t>
            </w:r>
            <w:r w:rsidR="007662E5" w:rsidRPr="00AA0809">
              <w:t>conformance testing report</w:t>
            </w:r>
          </w:p>
        </w:tc>
        <w:tc>
          <w:tcPr>
            <w:tcW w:w="4230" w:type="dxa"/>
          </w:tcPr>
          <w:p w14:paraId="489339C1" w14:textId="56A5F010" w:rsidR="00C12EB2" w:rsidRDefault="005017B4" w:rsidP="00D01969">
            <w:pPr>
              <w:pStyle w:val="TableText"/>
            </w:pPr>
            <w:r w:rsidRPr="005017B4">
              <w:t>This report will detail the accessibility testing performed to ensure compliance with Section 508 standards, ensuring the website is accessible to individuals with disabilities.</w:t>
            </w:r>
          </w:p>
        </w:tc>
        <w:tc>
          <w:tcPr>
            <w:tcW w:w="2790" w:type="dxa"/>
          </w:tcPr>
          <w:p w14:paraId="531B8178" w14:textId="58F32190" w:rsidR="00C12EB2" w:rsidRDefault="00314B1B" w:rsidP="00D01969">
            <w:pPr>
              <w:pStyle w:val="TableText"/>
            </w:pPr>
            <w:r>
              <w:t>Monthly, or as required</w:t>
            </w:r>
          </w:p>
        </w:tc>
        <w:tc>
          <w:tcPr>
            <w:tcW w:w="720" w:type="dxa"/>
          </w:tcPr>
          <w:p w14:paraId="6142C90F" w14:textId="05337A7A" w:rsidR="00C12EB2" w:rsidRDefault="00DB01B6" w:rsidP="00D01969">
            <w:pPr>
              <w:pStyle w:val="TableText"/>
            </w:pPr>
            <w:r>
              <w:t>COR</w:t>
            </w:r>
            <w:r w:rsidR="0098090C">
              <w:t>, TPOC</w:t>
            </w:r>
          </w:p>
        </w:tc>
      </w:tr>
      <w:tr w:rsidR="00CA5CB2" w14:paraId="419D1720"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603558CD" w14:textId="265C5B32" w:rsidR="00C12EB2" w:rsidRPr="00AA0809" w:rsidRDefault="00C12EB2" w:rsidP="00D01969">
            <w:pPr>
              <w:pStyle w:val="TableText"/>
            </w:pPr>
            <w:r w:rsidRPr="00AA0809">
              <w:t xml:space="preserve">Security </w:t>
            </w:r>
            <w:r w:rsidR="00DD3D37" w:rsidRPr="00AA0809">
              <w:t>compliance checklist</w:t>
            </w:r>
          </w:p>
        </w:tc>
        <w:tc>
          <w:tcPr>
            <w:tcW w:w="4230" w:type="dxa"/>
          </w:tcPr>
          <w:p w14:paraId="799C8763" w14:textId="6A8849DD" w:rsidR="00C12EB2" w:rsidRDefault="00F10323" w:rsidP="00D01969">
            <w:pPr>
              <w:pStyle w:val="TableText"/>
            </w:pPr>
            <w:r w:rsidRPr="00F10323">
              <w:t>A checklist outlining compliance with NTIA’s security protocols, including FISMA, FedRAMP, and other relevant federal cybersecurity guidelines. This will ensure the website meets necessary security standards and remains secure against threats.</w:t>
            </w:r>
          </w:p>
        </w:tc>
        <w:tc>
          <w:tcPr>
            <w:tcW w:w="2790" w:type="dxa"/>
          </w:tcPr>
          <w:p w14:paraId="0502D5C8" w14:textId="46A9865A" w:rsidR="00C12EB2" w:rsidRDefault="008477BA" w:rsidP="00D01969">
            <w:pPr>
              <w:pStyle w:val="TableText"/>
            </w:pPr>
            <w:r>
              <w:t>Annually</w:t>
            </w:r>
            <w:r w:rsidR="00B85D1A">
              <w:t>, or as required</w:t>
            </w:r>
          </w:p>
        </w:tc>
        <w:tc>
          <w:tcPr>
            <w:tcW w:w="720" w:type="dxa"/>
          </w:tcPr>
          <w:p w14:paraId="58D01406" w14:textId="7C89A552" w:rsidR="00C12EB2" w:rsidRDefault="0005354C" w:rsidP="00D01969">
            <w:pPr>
              <w:pStyle w:val="TableText"/>
            </w:pPr>
            <w:proofErr w:type="gramStart"/>
            <w:r>
              <w:t>COR</w:t>
            </w:r>
            <w:r w:rsidR="002E50F7">
              <w:t xml:space="preserve">, </w:t>
            </w:r>
            <w:r w:rsidR="000A78B2">
              <w:t xml:space="preserve"> NTIA</w:t>
            </w:r>
            <w:proofErr w:type="gramEnd"/>
            <w:r w:rsidR="000A78B2">
              <w:t xml:space="preserve"> Security POC</w:t>
            </w:r>
          </w:p>
        </w:tc>
      </w:tr>
      <w:tr w:rsidR="00ED35D6" w14:paraId="68713384" w14:textId="77777777" w:rsidTr="00D47C60">
        <w:trPr>
          <w:trHeight w:val="300"/>
        </w:trPr>
        <w:tc>
          <w:tcPr>
            <w:tcW w:w="1887" w:type="dxa"/>
          </w:tcPr>
          <w:p w14:paraId="7925A1FC" w14:textId="54F6A519" w:rsidR="008F6542" w:rsidRPr="00AA0809" w:rsidRDefault="008F6542" w:rsidP="00D01969">
            <w:pPr>
              <w:pStyle w:val="TableText"/>
            </w:pPr>
            <w:r w:rsidRPr="00F164D8">
              <w:t xml:space="preserve">Redbook </w:t>
            </w:r>
            <w:r w:rsidR="007662E5" w:rsidRPr="00F164D8">
              <w:t>personas and customer journey maps</w:t>
            </w:r>
          </w:p>
        </w:tc>
        <w:tc>
          <w:tcPr>
            <w:tcW w:w="4230" w:type="dxa"/>
          </w:tcPr>
          <w:p w14:paraId="33C43AFB" w14:textId="3FA79280" w:rsidR="008F6542" w:rsidRDefault="00812C7F" w:rsidP="00D01969">
            <w:pPr>
              <w:pStyle w:val="TableText"/>
            </w:pPr>
            <w:r w:rsidRPr="00812C7F">
              <w:t>The development of personas representing the different types of users and stakeholders of the Redbook, along with journey maps detailing their interactions with the platform.</w:t>
            </w:r>
          </w:p>
        </w:tc>
        <w:tc>
          <w:tcPr>
            <w:tcW w:w="2790" w:type="dxa"/>
          </w:tcPr>
          <w:p w14:paraId="0A178189" w14:textId="7BEBF4E6" w:rsidR="008F6542" w:rsidRDefault="0079348C" w:rsidP="00D01969">
            <w:pPr>
              <w:pStyle w:val="TableText"/>
            </w:pPr>
            <w:r>
              <w:t xml:space="preserve">Initial report no later </w:t>
            </w:r>
            <w:r w:rsidR="003742FE">
              <w:t xml:space="preserve">than </w:t>
            </w:r>
            <w:r w:rsidR="002F0B88">
              <w:t>45</w:t>
            </w:r>
            <w:r w:rsidR="003742FE">
              <w:t xml:space="preserve"> days </w:t>
            </w:r>
            <w:r w:rsidR="00EB2524">
              <w:t>after contract start.  Ongoing reports a</w:t>
            </w:r>
            <w:r w:rsidR="00845125">
              <w:t xml:space="preserve">s </w:t>
            </w:r>
            <w:r w:rsidR="00EB2524">
              <w:t>r</w:t>
            </w:r>
            <w:r w:rsidR="00845125">
              <w:t>equired</w:t>
            </w:r>
          </w:p>
        </w:tc>
        <w:tc>
          <w:tcPr>
            <w:tcW w:w="720" w:type="dxa"/>
          </w:tcPr>
          <w:p w14:paraId="42D109C9" w14:textId="22EE5691" w:rsidR="008F6542" w:rsidRDefault="00CA4328" w:rsidP="00D01969">
            <w:pPr>
              <w:pStyle w:val="TableText"/>
            </w:pPr>
            <w:r>
              <w:t>COR</w:t>
            </w:r>
            <w:r w:rsidR="0098090C">
              <w:t>, TPOC</w:t>
            </w:r>
          </w:p>
        </w:tc>
      </w:tr>
      <w:tr w:rsidR="00C2544B" w14:paraId="7C3D92E1" w14:textId="77777777" w:rsidTr="00D47C60">
        <w:trPr>
          <w:cnfStyle w:val="000000010000" w:firstRow="0" w:lastRow="0" w:firstColumn="0" w:lastColumn="0" w:oddVBand="0" w:evenVBand="0" w:oddHBand="0" w:evenHBand="1" w:firstRowFirstColumn="0" w:firstRowLastColumn="0" w:lastRowFirstColumn="0" w:lastRowLastColumn="0"/>
          <w:trHeight w:val="300"/>
        </w:trPr>
        <w:tc>
          <w:tcPr>
            <w:tcW w:w="1887" w:type="dxa"/>
          </w:tcPr>
          <w:p w14:paraId="2E736D5C" w14:textId="596749F7" w:rsidR="008F6542" w:rsidRPr="00F164D8" w:rsidRDefault="008F6542" w:rsidP="00D01969">
            <w:pPr>
              <w:pStyle w:val="TableText"/>
            </w:pPr>
            <w:r w:rsidRPr="00F164D8">
              <w:t xml:space="preserve">Prioritized, stakeholder-driven, MVP and </w:t>
            </w:r>
            <w:r w:rsidR="007662E5" w:rsidRPr="007662E5">
              <w:t>baseline product requirements</w:t>
            </w:r>
          </w:p>
        </w:tc>
        <w:tc>
          <w:tcPr>
            <w:tcW w:w="4230" w:type="dxa"/>
          </w:tcPr>
          <w:p w14:paraId="1D373CF0" w14:textId="248522AC" w:rsidR="008F6542" w:rsidRPr="00F164D8" w:rsidRDefault="00415BB3" w:rsidP="00D01969">
            <w:pPr>
              <w:pStyle w:val="TableText"/>
            </w:pPr>
            <w:r w:rsidRPr="00415BB3">
              <w:t>A continuously updated report listing the product requirements based on input from stakeholders.</w:t>
            </w:r>
          </w:p>
        </w:tc>
        <w:tc>
          <w:tcPr>
            <w:tcW w:w="2790" w:type="dxa"/>
          </w:tcPr>
          <w:p w14:paraId="6B2986D8" w14:textId="100B85DC" w:rsidR="008F6542" w:rsidRDefault="00992096" w:rsidP="00D01969">
            <w:pPr>
              <w:pStyle w:val="TableText"/>
            </w:pPr>
            <w:r>
              <w:t xml:space="preserve">Ongoing, </w:t>
            </w:r>
            <w:r w:rsidR="0090106B">
              <w:t xml:space="preserve">or </w:t>
            </w:r>
            <w:r w:rsidR="00845125">
              <w:t>point-in-time requirements report as required</w:t>
            </w:r>
          </w:p>
        </w:tc>
        <w:tc>
          <w:tcPr>
            <w:tcW w:w="720" w:type="dxa"/>
          </w:tcPr>
          <w:p w14:paraId="33270D7F" w14:textId="1FC1A341" w:rsidR="008F6542" w:rsidRDefault="00D47C6D" w:rsidP="00D01969">
            <w:pPr>
              <w:pStyle w:val="TableText"/>
            </w:pPr>
            <w:r>
              <w:t>COR</w:t>
            </w:r>
            <w:r w:rsidR="0098090C">
              <w:t>, TPOC</w:t>
            </w:r>
          </w:p>
        </w:tc>
      </w:tr>
      <w:tr w:rsidR="00CA5CB2" w14:paraId="3EE36448" w14:textId="77777777" w:rsidTr="00D47C60">
        <w:trPr>
          <w:trHeight w:val="300"/>
        </w:trPr>
        <w:tc>
          <w:tcPr>
            <w:tcW w:w="1887" w:type="dxa"/>
          </w:tcPr>
          <w:p w14:paraId="205A3253" w14:textId="53481B0B" w:rsidR="008F6542" w:rsidRPr="00F164D8" w:rsidRDefault="008F6542" w:rsidP="00D01969">
            <w:pPr>
              <w:pStyle w:val="TableText"/>
            </w:pPr>
            <w:r w:rsidRPr="00F164D8">
              <w:t xml:space="preserve">User </w:t>
            </w:r>
            <w:r w:rsidR="007662E5" w:rsidRPr="00F164D8">
              <w:t>feedback and usability reports, with prioriti</w:t>
            </w:r>
            <w:r w:rsidR="007662E5">
              <w:t>z</w:t>
            </w:r>
            <w:r w:rsidR="007662E5" w:rsidRPr="00F164D8">
              <w:t>ed backlog recommendations</w:t>
            </w:r>
          </w:p>
        </w:tc>
        <w:tc>
          <w:tcPr>
            <w:tcW w:w="4230" w:type="dxa"/>
          </w:tcPr>
          <w:p w14:paraId="3F496FCC" w14:textId="2F248563" w:rsidR="008F6542" w:rsidRPr="00F164D8" w:rsidRDefault="00BB7BA5" w:rsidP="00D01969">
            <w:pPr>
              <w:pStyle w:val="TableText"/>
            </w:pPr>
            <w:r w:rsidRPr="00BB7BA5">
              <w:t>Reports summarizing user feedback and the results of usability tests, along with recommendations for backlog prioritization.</w:t>
            </w:r>
          </w:p>
        </w:tc>
        <w:tc>
          <w:tcPr>
            <w:tcW w:w="2790" w:type="dxa"/>
          </w:tcPr>
          <w:p w14:paraId="7F52B02F" w14:textId="0837C94C" w:rsidR="008F6542" w:rsidRDefault="00437F44" w:rsidP="00D01969">
            <w:pPr>
              <w:pStyle w:val="TableText"/>
            </w:pPr>
            <w:r>
              <w:t xml:space="preserve">Initial report </w:t>
            </w:r>
            <w:r w:rsidR="0068758B">
              <w:t xml:space="preserve">no later than 60 days </w:t>
            </w:r>
            <w:r w:rsidR="00C87048">
              <w:t>after MVP launch</w:t>
            </w:r>
            <w:r w:rsidR="00380FEB">
              <w:t>.  Ongoing reports as required</w:t>
            </w:r>
          </w:p>
        </w:tc>
        <w:tc>
          <w:tcPr>
            <w:tcW w:w="720" w:type="dxa"/>
          </w:tcPr>
          <w:p w14:paraId="223DFB6E" w14:textId="62A0C84E" w:rsidR="008F6542" w:rsidRDefault="00D47C6D" w:rsidP="00D01969">
            <w:pPr>
              <w:pStyle w:val="TableText"/>
            </w:pPr>
            <w:r>
              <w:t>COR</w:t>
            </w:r>
            <w:r w:rsidR="0098090C">
              <w:t>, TPOC</w:t>
            </w:r>
          </w:p>
        </w:tc>
      </w:tr>
    </w:tbl>
    <w:p w14:paraId="38634B10" w14:textId="77777777" w:rsidR="00531DC0" w:rsidRDefault="00531DC0" w:rsidP="00210DD6"/>
    <w:p w14:paraId="59FBF19C" w14:textId="571D683B" w:rsidR="007909B8" w:rsidRPr="000967A9" w:rsidRDefault="007909B8" w:rsidP="007909B8"/>
    <w:sectPr w:rsidR="007909B8" w:rsidRPr="000967A9" w:rsidSect="001B070C">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bara Eberhard" w:date="2024-09-14T14:26:00Z" w:initials="BE">
    <w:p w14:paraId="24ACF630" w14:textId="77777777" w:rsidR="00927E6B" w:rsidRDefault="00927E6B" w:rsidP="00927E6B">
      <w:pPr>
        <w:pStyle w:val="CommentText"/>
      </w:pPr>
      <w:r>
        <w:rPr>
          <w:rStyle w:val="CommentReference"/>
        </w:rPr>
        <w:annotationRef/>
      </w:r>
      <w:r>
        <w:t>Do we need to introduce the team again? The folks who were at the Orals may be different?</w:t>
      </w:r>
    </w:p>
  </w:comment>
  <w:comment w:id="4" w:author="Raj Dasgupta" w:date="2024-09-16T08:06:00Z" w:initials="RD">
    <w:p w14:paraId="69BC33A7" w14:textId="77777777" w:rsidR="00B91A26" w:rsidRDefault="00B91A26" w:rsidP="00B91A26">
      <w:r>
        <w:rPr>
          <w:rStyle w:val="CommentReference"/>
        </w:rPr>
        <w:annotationRef/>
      </w:r>
      <w:r>
        <w:rPr>
          <w:color w:val="000000"/>
          <w:sz w:val="20"/>
          <w:szCs w:val="20"/>
        </w:rPr>
        <w:t>I think we have to introduce the scope of the PWS as we have seen in other NTIA PWS,  example below:</w:t>
      </w:r>
    </w:p>
    <w:p w14:paraId="74166ACD" w14:textId="77777777" w:rsidR="00B91A26" w:rsidRDefault="00B91A26" w:rsidP="00B91A26"/>
    <w:p w14:paraId="1B0C3236" w14:textId="77777777" w:rsidR="00B91A26" w:rsidRDefault="00B91A26" w:rsidP="00B91A26">
      <w:r>
        <w:rPr>
          <w:b/>
          <w:bCs/>
          <w:color w:val="000000"/>
          <w:sz w:val="20"/>
          <w:szCs w:val="20"/>
        </w:rPr>
        <w:t>1.</w:t>
      </w:r>
      <w:r>
        <w:rPr>
          <w:color w:val="000000"/>
          <w:sz w:val="20"/>
          <w:szCs w:val="20"/>
        </w:rPr>
        <w:t xml:space="preserve">   </w:t>
      </w:r>
      <w:r>
        <w:rPr>
          <w:b/>
          <w:bCs/>
          <w:color w:val="000000"/>
          <w:sz w:val="20"/>
          <w:szCs w:val="20"/>
        </w:rPr>
        <w:t>TECHNICAL TASKS</w:t>
      </w:r>
    </w:p>
    <w:p w14:paraId="3DEEFF22" w14:textId="77777777" w:rsidR="00B91A26" w:rsidRDefault="00B91A26" w:rsidP="00B91A26">
      <w:r>
        <w:rPr>
          <w:color w:val="000000"/>
          <w:sz w:val="20"/>
          <w:szCs w:val="20"/>
        </w:rPr>
        <w:t xml:space="preserve">The National Telecommunications and Information Administration (NTIA) requires comprehensive review, analysis, and testing (software and/or hardware), to be performed by an objective third party to confirm (i.e., verify) that the requirements are correctly defined, and to confirm (i.e., validate) that the system correctly implements the required functionality and security requirements. </w:t>
      </w:r>
    </w:p>
    <w:p w14:paraId="14BE9A10" w14:textId="77777777" w:rsidR="00B91A26" w:rsidRDefault="00B91A26" w:rsidP="00B91A26">
      <w:r>
        <w:rPr>
          <w:color w:val="000000"/>
          <w:sz w:val="20"/>
          <w:szCs w:val="20"/>
        </w:rPr>
        <w:t> </w:t>
      </w:r>
    </w:p>
    <w:p w14:paraId="6F292210" w14:textId="77777777" w:rsidR="00B91A26" w:rsidRDefault="00B91A26" w:rsidP="00B91A26">
      <w:r>
        <w:rPr>
          <w:color w:val="000000"/>
          <w:sz w:val="20"/>
          <w:szCs w:val="20"/>
        </w:rPr>
        <w:t>The following are the tasks for this work:</w:t>
      </w:r>
    </w:p>
    <w:p w14:paraId="180CC03E" w14:textId="77777777" w:rsidR="00B91A26" w:rsidRDefault="00B91A26" w:rsidP="00B91A26">
      <w:r>
        <w:rPr>
          <w:color w:val="000000"/>
          <w:sz w:val="20"/>
          <w:szCs w:val="20"/>
        </w:rPr>
        <w:t xml:space="preserve">Task 1 – Project Management Support </w:t>
      </w:r>
    </w:p>
    <w:p w14:paraId="3C37CABD" w14:textId="77777777" w:rsidR="00B91A26" w:rsidRDefault="00B91A26" w:rsidP="00B91A26">
      <w:r>
        <w:rPr>
          <w:color w:val="000000"/>
          <w:sz w:val="20"/>
          <w:szCs w:val="20"/>
        </w:rPr>
        <w:t xml:space="preserve">·       Program Management </w:t>
      </w:r>
    </w:p>
    <w:p w14:paraId="436981B0" w14:textId="77777777" w:rsidR="00B91A26" w:rsidRDefault="00B91A26" w:rsidP="00B91A26">
      <w:r>
        <w:rPr>
          <w:color w:val="000000"/>
          <w:sz w:val="20"/>
          <w:szCs w:val="20"/>
        </w:rPr>
        <w:t> </w:t>
      </w:r>
    </w:p>
    <w:p w14:paraId="41A10C49" w14:textId="77777777" w:rsidR="00B91A26" w:rsidRDefault="00B91A26" w:rsidP="00B91A26">
      <w:r>
        <w:rPr>
          <w:color w:val="000000"/>
          <w:sz w:val="20"/>
          <w:szCs w:val="20"/>
        </w:rPr>
        <w:t xml:space="preserve">Task 2 – Framework for Software Quality Assurance and Testing </w:t>
      </w:r>
    </w:p>
    <w:p w14:paraId="5A613412" w14:textId="77777777" w:rsidR="00B91A26" w:rsidRDefault="00B91A26" w:rsidP="00B91A26">
      <w:r>
        <w:rPr>
          <w:color w:val="000000"/>
          <w:sz w:val="20"/>
          <w:szCs w:val="20"/>
        </w:rPr>
        <w:t>·       Develop or utilize framework</w:t>
      </w:r>
    </w:p>
    <w:p w14:paraId="5E17716D" w14:textId="77777777" w:rsidR="00B91A26" w:rsidRDefault="00B91A26" w:rsidP="00B91A26">
      <w:r>
        <w:rPr>
          <w:color w:val="000000"/>
          <w:sz w:val="20"/>
          <w:szCs w:val="20"/>
        </w:rPr>
        <w:t>·       Implement Framework</w:t>
      </w:r>
    </w:p>
    <w:p w14:paraId="4467491A" w14:textId="77777777" w:rsidR="00B91A26" w:rsidRDefault="00B91A26" w:rsidP="00B91A26">
      <w:r>
        <w:rPr>
          <w:color w:val="000000"/>
          <w:sz w:val="20"/>
          <w:szCs w:val="20"/>
        </w:rPr>
        <w:t>·       Identification of Software Tools and Automation</w:t>
      </w:r>
    </w:p>
    <w:p w14:paraId="496C3081" w14:textId="77777777" w:rsidR="00B91A26" w:rsidRDefault="00B91A26" w:rsidP="00B91A26">
      <w:r>
        <w:rPr>
          <w:color w:val="000000"/>
          <w:sz w:val="20"/>
          <w:szCs w:val="20"/>
        </w:rPr>
        <w:t> </w:t>
      </w:r>
    </w:p>
    <w:p w14:paraId="568D9855" w14:textId="77777777" w:rsidR="00B91A26" w:rsidRDefault="00B91A26" w:rsidP="00B91A26">
      <w:r>
        <w:rPr>
          <w:color w:val="000000"/>
          <w:sz w:val="20"/>
          <w:szCs w:val="20"/>
        </w:rPr>
        <w:t xml:space="preserve">Task 3 – Perform Software Quality Assurance </w:t>
      </w:r>
    </w:p>
    <w:p w14:paraId="1119DC0F" w14:textId="77777777" w:rsidR="00B91A26" w:rsidRDefault="00B91A26" w:rsidP="00B91A26">
      <w:r>
        <w:rPr>
          <w:color w:val="000000"/>
          <w:sz w:val="20"/>
          <w:szCs w:val="20"/>
        </w:rPr>
        <w:t>·       Conduct Audits</w:t>
      </w:r>
    </w:p>
    <w:p w14:paraId="281BE37F" w14:textId="77777777" w:rsidR="00B91A26" w:rsidRDefault="00B91A26" w:rsidP="00B91A26">
      <w:r>
        <w:rPr>
          <w:color w:val="000000"/>
          <w:sz w:val="20"/>
          <w:szCs w:val="20"/>
        </w:rPr>
        <w:t>·       Prepare Findings</w:t>
      </w:r>
    </w:p>
    <w:p w14:paraId="50F353E1" w14:textId="77777777" w:rsidR="00B91A26" w:rsidRDefault="00B91A26" w:rsidP="00B91A26">
      <w:r>
        <w:rPr>
          <w:color w:val="000000"/>
          <w:sz w:val="20"/>
          <w:szCs w:val="20"/>
        </w:rPr>
        <w:t> </w:t>
      </w:r>
    </w:p>
    <w:p w14:paraId="21E5C94A" w14:textId="77777777" w:rsidR="00B91A26" w:rsidRDefault="00B91A26" w:rsidP="00B91A26">
      <w:r>
        <w:rPr>
          <w:color w:val="000000"/>
          <w:sz w:val="20"/>
          <w:szCs w:val="20"/>
        </w:rPr>
        <w:t xml:space="preserve">Task 4 – Perform Test Support </w:t>
      </w:r>
    </w:p>
    <w:p w14:paraId="0767DA9A" w14:textId="77777777" w:rsidR="00B91A26" w:rsidRDefault="00B91A26" w:rsidP="00B91A26">
      <w:r>
        <w:rPr>
          <w:color w:val="000000"/>
          <w:sz w:val="20"/>
          <w:szCs w:val="20"/>
        </w:rPr>
        <w:t>·       Conduct Testing</w:t>
      </w:r>
    </w:p>
    <w:p w14:paraId="3639FAB2" w14:textId="77777777" w:rsidR="00B91A26" w:rsidRDefault="00B91A26" w:rsidP="00B91A26">
      <w:r>
        <w:rPr>
          <w:color w:val="000000"/>
          <w:sz w:val="20"/>
          <w:szCs w:val="20"/>
        </w:rPr>
        <w:t>·       Implement Test Plans</w:t>
      </w:r>
    </w:p>
    <w:p w14:paraId="695353B5" w14:textId="77777777" w:rsidR="00B91A26" w:rsidRDefault="00B91A26" w:rsidP="00B91A26">
      <w:r>
        <w:rPr>
          <w:color w:val="000000"/>
          <w:sz w:val="20"/>
          <w:szCs w:val="20"/>
        </w:rPr>
        <w:t>·       Provide Reports</w:t>
      </w:r>
    </w:p>
    <w:p w14:paraId="3CBF26D0" w14:textId="77777777" w:rsidR="00B91A26" w:rsidRDefault="00B91A26" w:rsidP="00B91A26">
      <w:r>
        <w:rPr>
          <w:color w:val="000000"/>
          <w:sz w:val="20"/>
          <w:szCs w:val="20"/>
        </w:rPr>
        <w:t>·       Provide Expertise</w:t>
      </w:r>
    </w:p>
    <w:p w14:paraId="0C40CE29" w14:textId="77777777" w:rsidR="00B91A26" w:rsidRDefault="00B91A26" w:rsidP="00B91A26">
      <w:r>
        <w:rPr>
          <w:color w:val="000000"/>
          <w:sz w:val="20"/>
          <w:szCs w:val="20"/>
        </w:rPr>
        <w:t>·       UAT Events and Training</w:t>
      </w:r>
    </w:p>
    <w:p w14:paraId="2D31B125" w14:textId="77777777" w:rsidR="00B91A26" w:rsidRDefault="00B91A26" w:rsidP="00B91A26">
      <w:r>
        <w:rPr>
          <w:color w:val="000000"/>
          <w:sz w:val="20"/>
          <w:szCs w:val="20"/>
        </w:rPr>
        <w:t>·       TIPRs and Meetings</w:t>
      </w:r>
    </w:p>
    <w:p w14:paraId="66659F65" w14:textId="77777777" w:rsidR="00B91A26" w:rsidRDefault="00B91A26" w:rsidP="00B91A26">
      <w:r>
        <w:rPr>
          <w:color w:val="000000"/>
          <w:sz w:val="20"/>
          <w:szCs w:val="20"/>
        </w:rPr>
        <w:t> </w:t>
      </w:r>
    </w:p>
    <w:p w14:paraId="63A0E66B" w14:textId="77777777" w:rsidR="00B91A26" w:rsidRDefault="00B91A26" w:rsidP="00B91A26">
      <w:r>
        <w:rPr>
          <w:color w:val="000000"/>
          <w:sz w:val="20"/>
          <w:szCs w:val="20"/>
        </w:rPr>
        <w:t xml:space="preserve">Optional Task 5 – Perform 508 Compliance </w:t>
      </w:r>
    </w:p>
    <w:p w14:paraId="2EB472F6" w14:textId="77777777" w:rsidR="00B91A26" w:rsidRDefault="00B91A26" w:rsidP="00B91A26">
      <w:r>
        <w:rPr>
          <w:color w:val="000000"/>
          <w:sz w:val="20"/>
          <w:szCs w:val="20"/>
        </w:rPr>
        <w:t>·       Conduct Testing</w:t>
      </w:r>
    </w:p>
    <w:p w14:paraId="5BAB03E8" w14:textId="77777777" w:rsidR="00B91A26" w:rsidRDefault="00B91A26" w:rsidP="00B91A26">
      <w:r>
        <w:rPr>
          <w:color w:val="000000"/>
          <w:sz w:val="20"/>
          <w:szCs w:val="20"/>
        </w:rPr>
        <w:t> </w:t>
      </w:r>
    </w:p>
    <w:p w14:paraId="4AC1D27E" w14:textId="77777777" w:rsidR="00B91A26" w:rsidRDefault="00B91A26" w:rsidP="00B91A26">
      <w:r>
        <w:rPr>
          <w:color w:val="000000"/>
          <w:sz w:val="20"/>
          <w:szCs w:val="20"/>
        </w:rPr>
        <w:t xml:space="preserve">Task 6 – Evaluation of Artifacts </w:t>
      </w:r>
    </w:p>
    <w:p w14:paraId="08B5053E" w14:textId="77777777" w:rsidR="00B91A26" w:rsidRDefault="00B91A26" w:rsidP="00B91A26">
      <w:r>
        <w:rPr>
          <w:color w:val="000000"/>
          <w:sz w:val="20"/>
          <w:szCs w:val="20"/>
        </w:rPr>
        <w:t>·       QA on Artifacts</w:t>
      </w:r>
    </w:p>
    <w:p w14:paraId="2396CA5B" w14:textId="77777777" w:rsidR="00B91A26" w:rsidRDefault="00B91A26" w:rsidP="00B91A26">
      <w:r>
        <w:rPr>
          <w:color w:val="000000"/>
          <w:sz w:val="20"/>
          <w:szCs w:val="20"/>
        </w:rPr>
        <w:t> </w:t>
      </w:r>
    </w:p>
    <w:p w14:paraId="6ADDCCB0" w14:textId="77777777" w:rsidR="00B91A26" w:rsidRDefault="00B91A26" w:rsidP="00B91A26">
      <w:r>
        <w:rPr>
          <w:color w:val="000000"/>
          <w:sz w:val="20"/>
          <w:szCs w:val="20"/>
        </w:rPr>
        <w:t xml:space="preserve">Task 7 – Report Quality Measures </w:t>
      </w:r>
    </w:p>
    <w:p w14:paraId="5A026EA7" w14:textId="77777777" w:rsidR="00B91A26" w:rsidRDefault="00B91A26" w:rsidP="00B91A26">
      <w:r>
        <w:rPr>
          <w:color w:val="000000"/>
          <w:sz w:val="20"/>
          <w:szCs w:val="20"/>
        </w:rPr>
        <w:t>·       Reports and Findings</w:t>
      </w:r>
    </w:p>
    <w:p w14:paraId="2A5BDA1B" w14:textId="77777777" w:rsidR="00B91A26" w:rsidRDefault="00B91A26" w:rsidP="00B91A26"/>
    <w:p w14:paraId="550383F3" w14:textId="77777777" w:rsidR="00B91A26" w:rsidRDefault="00B91A26" w:rsidP="00B91A26"/>
  </w:comment>
  <w:comment w:id="6" w:author="Barbara Eberhard" w:date="2024-09-15T17:32:00Z" w:initials="BE">
    <w:p w14:paraId="02B36806" w14:textId="77777777" w:rsidR="000F4F6E" w:rsidRDefault="000F4F6E" w:rsidP="000F4F6E">
      <w:pPr>
        <w:pStyle w:val="CommentText"/>
      </w:pPr>
      <w:r>
        <w:rPr>
          <w:rStyle w:val="CommentReference"/>
        </w:rPr>
        <w:annotationRef/>
      </w:r>
      <w:r>
        <w:t>I’m standardizing on no periods at the end of bullets until the last one. That’s what I’ve generally seen, and we weren’t being consistent.</w:t>
      </w:r>
    </w:p>
  </w:comment>
  <w:comment w:id="11" w:author="ak@braventsystems.com" w:date="2024-09-16T13:05:00Z" w:initials="ak">
    <w:p w14:paraId="057A89C4" w14:textId="35495060" w:rsidR="004737D6" w:rsidRDefault="004737D6">
      <w:pPr>
        <w:pStyle w:val="CommentText"/>
      </w:pPr>
      <w:r>
        <w:rPr>
          <w:rStyle w:val="CommentReference"/>
        </w:rPr>
        <w:annotationRef/>
      </w:r>
      <w:r w:rsidRPr="3611F2EF">
        <w:t>These 3 needs to be sub bullet points</w:t>
      </w:r>
    </w:p>
  </w:comment>
  <w:comment w:id="7" w:author="Julia Quigley" w:date="2024-09-15T11:41:00Z" w:initials="JQ">
    <w:p w14:paraId="7718343D" w14:textId="77777777" w:rsidR="004F7E10" w:rsidRDefault="004F7E10" w:rsidP="004F7E10">
      <w:pPr>
        <w:pStyle w:val="CommentText"/>
      </w:pPr>
      <w:r>
        <w:rPr>
          <w:rStyle w:val="CommentReference"/>
        </w:rPr>
        <w:annotationRef/>
      </w:r>
      <w:r>
        <w:t xml:space="preserve">It’s not clear to me how these are different. If they are different, can we be a little more specific about each one? Alternatively, feel free to respond to this comment to explaining the difference and tag me, then I’ll update the content to reflect the difference. </w:t>
      </w:r>
    </w:p>
  </w:comment>
  <w:comment w:id="8" w:author="Barbara Eberhard" w:date="2024-09-15T17:32:00Z" w:initials="BE">
    <w:p w14:paraId="0BA8F27F" w14:textId="77777777" w:rsidR="00ED41AE" w:rsidRDefault="00ED41AE" w:rsidP="00ED41AE">
      <w:pPr>
        <w:pStyle w:val="CommentText"/>
      </w:pPr>
      <w:r>
        <w:rPr>
          <w:rStyle w:val="CommentReference"/>
        </w:rPr>
        <w:annotationRef/>
      </w:r>
      <w:r>
        <w:t xml:space="preserve">I agree. Seems like two versions of the same thing. </w:t>
      </w:r>
    </w:p>
  </w:comment>
  <w:comment w:id="9" w:author="ak@braventsystems.com" w:date="2024-09-16T10:02:00Z" w:initials="ak">
    <w:p w14:paraId="64C10A34" w14:textId="0A877A41" w:rsidR="00116F29" w:rsidRDefault="00116F29">
      <w:pPr>
        <w:pStyle w:val="CommentText"/>
      </w:pPr>
      <w:r>
        <w:rPr>
          <w:rStyle w:val="CommentReference"/>
        </w:rPr>
        <w:annotationRef/>
      </w:r>
      <w:r w:rsidRPr="48D5E28E">
        <w:t>I have added some comments on what clickable links are we talking about. the documents needs to be organized in such a way that it can support modal window, buttons, internal links.clickable tabs etc.</w:t>
      </w:r>
    </w:p>
  </w:comment>
  <w:comment w:id="10" w:author="ak@braventsystems.com" w:date="2024-09-16T10:02:00Z" w:initials="ak">
    <w:p w14:paraId="4A713C56" w14:textId="28FF5B54" w:rsidR="000D1644" w:rsidRDefault="000D1644">
      <w:pPr>
        <w:pStyle w:val="CommentText"/>
      </w:pPr>
      <w:r>
        <w:rPr>
          <w:rStyle w:val="CommentReference"/>
        </w:rPr>
        <w:annotationRef/>
      </w:r>
      <w:r w:rsidRPr="194BA17C">
        <w:t>They are different form simple hyperlinking</w:t>
      </w:r>
    </w:p>
  </w:comment>
  <w:comment w:id="15" w:author="rahul.sundrani@stealth-us.com" w:date="2024-09-16T07:10:00Z" w:initials="ra">
    <w:p w14:paraId="6D8FBACE" w14:textId="55B6E251" w:rsidR="009A2822" w:rsidRDefault="009A2822">
      <w:pPr>
        <w:pStyle w:val="CommentText"/>
      </w:pPr>
      <w:r>
        <w:rPr>
          <w:rStyle w:val="CommentReference"/>
        </w:rPr>
        <w:annotationRef/>
      </w:r>
      <w:r w:rsidRPr="2B6CCD5A">
        <w:t>Should we provide more detail on how content from the Redbook, including chapters, sections, and subsections, will be organized as Drupal nodes and interconnected? Alternatively, should we mention that our upfront content analysis will define the structure and linking of the content?</w:t>
      </w:r>
    </w:p>
  </w:comment>
  <w:comment w:id="12" w:author="ak@braventsystems.com" w:date="2024-09-16T10:03:00Z" w:initials="ak">
    <w:p w14:paraId="22089165" w14:textId="34931BC3" w:rsidR="0072172B" w:rsidRDefault="0072172B">
      <w:pPr>
        <w:pStyle w:val="CommentText"/>
      </w:pPr>
      <w:r>
        <w:rPr>
          <w:rStyle w:val="CommentReference"/>
        </w:rPr>
        <w:annotationRef/>
      </w:r>
      <w:r w:rsidRPr="2B97B3BB">
        <w:t>@rahul please feel free to edit it</w:t>
      </w:r>
    </w:p>
  </w:comment>
  <w:comment w:id="14" w:author="rahul.sundrani@stealth-us.com" w:date="2024-09-16T12:32:00Z" w:initials="ra">
    <w:p w14:paraId="3493CA3B" w14:textId="241558F8" w:rsidR="00355FD3" w:rsidRDefault="00355FD3">
      <w:pPr>
        <w:pStyle w:val="CommentText"/>
      </w:pPr>
      <w:r>
        <w:rPr>
          <w:rStyle w:val="CommentReference"/>
        </w:rPr>
        <w:annotationRef/>
      </w:r>
      <w:r w:rsidRPr="348D6694">
        <w:t xml:space="preserve">Added bullet point above to replace this one. </w:t>
      </w:r>
    </w:p>
  </w:comment>
  <w:comment w:id="13" w:author="Reanna Hussaini" w:date="2024-09-16T12:46:00Z" w:initials="RH">
    <w:p w14:paraId="38D04B9E" w14:textId="77777777" w:rsidR="009A1A27" w:rsidRDefault="009A1A27" w:rsidP="00D72CBB">
      <w:r>
        <w:rPr>
          <w:rStyle w:val="CommentReference"/>
        </w:rPr>
        <w:annotationRef/>
      </w:r>
      <w:r>
        <w:rPr>
          <w:color w:val="000000"/>
          <w:sz w:val="20"/>
          <w:szCs w:val="20"/>
        </w:rPr>
        <w:t>Rahul is jumping in around 12:30 to help recover</w:t>
      </w:r>
    </w:p>
  </w:comment>
  <w:comment w:id="34" w:author="rahul.sundrani@stealth-us.com" w:date="2024-09-16T07:34:00Z" w:initials="ra">
    <w:p w14:paraId="7F6C8CEE" w14:textId="7BA09499" w:rsidR="00EE02B5" w:rsidRDefault="00EE02B5">
      <w:pPr>
        <w:pStyle w:val="CommentText"/>
      </w:pPr>
      <w:r>
        <w:rPr>
          <w:rStyle w:val="CommentReference"/>
        </w:rPr>
        <w:annotationRef/>
      </w:r>
      <w:r w:rsidRPr="52A0AADF">
        <w:t>"It would be beneficial to include a visual representation that clearly illustrates the transformation process. On the left, show the current PDF structure with its components, such as chapters, sections, and subsections. On the right, depict how these elements will be mapped to corresponding Drupal components, like nodes, taxonomies, and links. This visual will help clarify the relationship between the PDF content and the Drupal structure.</w:t>
      </w:r>
    </w:p>
    <w:p w14:paraId="4297F3AF" w14:textId="0AB871FA" w:rsidR="00EE02B5" w:rsidRDefault="00EE02B5">
      <w:pPr>
        <w:pStyle w:val="CommentText"/>
      </w:pPr>
      <w:r w:rsidRPr="6542AF55">
        <w:t>After presenting the visual, provide a detailed explanation of how this mapping is achieved, highlighting the logical organization of content in Drupal. Finally, describe the approach we will take to accomplish this transition, including any automation tools or techniques that will streamline the process and ensure an efficient, accurate migration to the new system</w:t>
      </w:r>
    </w:p>
  </w:comment>
  <w:comment w:id="35" w:author="rahul.sundrani@stealth-us.com" w:date="2024-09-16T12:51:00Z" w:initials="ra">
    <w:p w14:paraId="79A64120" w14:textId="31B8FA08" w:rsidR="006C5B7B" w:rsidRDefault="006C5B7B">
      <w:pPr>
        <w:pStyle w:val="CommentText"/>
      </w:pPr>
      <w:r>
        <w:rPr>
          <w:rStyle w:val="CommentReference"/>
        </w:rPr>
        <w:annotationRef/>
      </w:r>
      <w:r w:rsidRPr="40FD9BCF">
        <w:t>@AK - Added the content and mapping table. Please review</w:t>
      </w:r>
    </w:p>
  </w:comment>
  <w:comment w:id="102" w:author="Sean Fitzpatrick" w:date="2024-09-14T15:13:00Z" w:initials="SF">
    <w:p w14:paraId="73A4DA82" w14:textId="17918F81" w:rsidR="004F2E96" w:rsidRDefault="004F2E96" w:rsidP="004F2E96">
      <w:r>
        <w:rPr>
          <w:rStyle w:val="CommentReference"/>
        </w:rPr>
        <w:annotationRef/>
      </w:r>
      <w:r>
        <w:rPr>
          <w:color w:val="000000"/>
          <w:sz w:val="20"/>
          <w:szCs w:val="20"/>
        </w:rPr>
        <w:t>We need an assumption that if the want to use Elastic the will need to pay for it.  We are not including it as an ODC.</w:t>
      </w:r>
    </w:p>
  </w:comment>
  <w:comment w:id="103" w:author="Rachel De Geyndt" w:date="2024-09-15T15:30:00Z" w:initials="RD">
    <w:p w14:paraId="39BF0B4D" w14:textId="1D89D900" w:rsidR="00F42164" w:rsidRDefault="00F42164" w:rsidP="00F42164">
      <w:pPr>
        <w:pStyle w:val="CommentText"/>
      </w:pPr>
      <w:r>
        <w:rPr>
          <w:rStyle w:val="CommentReference"/>
        </w:rPr>
        <w:annotationRef/>
      </w:r>
      <w:r>
        <w:fldChar w:fldCharType="begin"/>
      </w:r>
      <w:r>
        <w:instrText>HYPERLINK "mailto:sfitzpatrick@rivasolutionsinc.com"</w:instrText>
      </w:r>
      <w:bookmarkStart w:id="104" w:name="_@_9AEE2FA1382549E0A2304463EFDB76E2Z"/>
      <w:r>
        <w:fldChar w:fldCharType="separate"/>
      </w:r>
      <w:bookmarkEnd w:id="104"/>
      <w:r w:rsidRPr="00F42164">
        <w:rPr>
          <w:rStyle w:val="Mention"/>
          <w:noProof/>
        </w:rPr>
        <w:t>@Sean Fitzpatrick</w:t>
      </w:r>
      <w:r>
        <w:fldChar w:fldCharType="end"/>
      </w:r>
      <w:r>
        <w:t xml:space="preserve"> will add a reference to potential cost depending on their choice here, and </w:t>
      </w:r>
      <w:r>
        <w:fldChar w:fldCharType="begin"/>
      </w:r>
      <w:r>
        <w:instrText>HYPERLINK "mailto:delmy@rivasolutionsinc.com"</w:instrText>
      </w:r>
      <w:bookmarkStart w:id="105" w:name="_@_ED09A1B19E894952966A3EB128D0D0B6Z"/>
      <w:r>
        <w:fldChar w:fldCharType="separate"/>
      </w:r>
      <w:bookmarkEnd w:id="105"/>
      <w:r w:rsidRPr="00F42164">
        <w:rPr>
          <w:rStyle w:val="Mention"/>
          <w:noProof/>
        </w:rPr>
        <w:t>@Delmy Reyes</w:t>
      </w:r>
      <w:r>
        <w:fldChar w:fldCharType="end"/>
      </w:r>
      <w:r>
        <w:t xml:space="preserve"> can we make a note of this in the pricing volume?  Will provide a draft of the language for you to look over.</w:t>
      </w:r>
    </w:p>
  </w:comment>
  <w:comment w:id="109" w:author="rahul.sundrani@stealth-us.com" w:date="2024-09-16T07:44:00Z" w:initials="ra">
    <w:p w14:paraId="210A02C2" w14:textId="58270E09" w:rsidR="00EE02B5" w:rsidRDefault="00EE02B5">
      <w:pPr>
        <w:pStyle w:val="CommentText"/>
      </w:pPr>
      <w:r>
        <w:rPr>
          <w:rStyle w:val="CommentReference"/>
        </w:rPr>
        <w:annotationRef/>
      </w:r>
      <w:r w:rsidRPr="5ACD7BD8">
        <w:t>It seems out of place under section 1.2 and should be moved above as part of section 1.1.J</w:t>
      </w:r>
    </w:p>
  </w:comment>
  <w:comment w:id="110" w:author="rahul.sundrani@stealth-us.com" w:date="2024-09-16T12:58:00Z" w:initials="ra">
    <w:p w14:paraId="73B5AD33" w14:textId="0E3198D4" w:rsidR="000D7063" w:rsidRDefault="000D7063">
      <w:pPr>
        <w:pStyle w:val="CommentText"/>
      </w:pPr>
      <w:r>
        <w:rPr>
          <w:rStyle w:val="CommentReference"/>
        </w:rPr>
        <w:annotationRef/>
      </w:r>
      <w:r w:rsidRPr="211C1F40">
        <w:t>I have updated the content above under 1.1.J. This one here is not relevant and should be deleted.</w:t>
      </w:r>
    </w:p>
  </w:comment>
  <w:comment w:id="113" w:author="Sean Fitzpatrick" w:date="2024-09-14T15:16:00Z" w:initials="SF">
    <w:p w14:paraId="5D9C19DB" w14:textId="790E5E2D" w:rsidR="00F02384" w:rsidRDefault="00F02384" w:rsidP="00F02384">
      <w:r>
        <w:rPr>
          <w:rStyle w:val="CommentReference"/>
        </w:rPr>
        <w:annotationRef/>
      </w:r>
      <w:r>
        <w:rPr>
          <w:color w:val="000000"/>
          <w:sz w:val="20"/>
          <w:szCs w:val="20"/>
        </w:rPr>
        <w:t>Add in that we will comply with the 21st Century IDEA and the latest OMB guidance on Delivering a Digital-First Public Experience Memorandum (M 23-22)</w:t>
      </w:r>
    </w:p>
  </w:comment>
  <w:comment w:id="114" w:author="ak@braventsystems.com" w:date="2024-09-16T10:13:00Z" w:initials="ak">
    <w:p w14:paraId="0EE67719" w14:textId="65615020" w:rsidR="002020DB" w:rsidRDefault="002020DB">
      <w:pPr>
        <w:pStyle w:val="CommentText"/>
      </w:pPr>
      <w:r>
        <w:rPr>
          <w:rStyle w:val="CommentReference"/>
        </w:rPr>
        <w:annotationRef/>
      </w:r>
      <w:r w:rsidRPr="14C33CF8">
        <w:t>Thats a good point. Added line on idea act</w:t>
      </w:r>
    </w:p>
  </w:comment>
  <w:comment w:id="130" w:author="rahul.sundrani@stealth-us.com" w:date="2024-09-16T08:18:00Z" w:initials="ra">
    <w:p w14:paraId="0C276C51" w14:textId="671F9103" w:rsidR="00F11573" w:rsidRDefault="00F11573">
      <w:pPr>
        <w:pStyle w:val="CommentText"/>
      </w:pPr>
      <w:r>
        <w:rPr>
          <w:rStyle w:val="CommentReference"/>
        </w:rPr>
        <w:annotationRef/>
      </w:r>
      <w:r w:rsidRPr="15E074FE">
        <w:t>The current response is somewhat unclear. At the beginning, we mention bi-directional integration between the CMS and Word, but later we discuss configuring CKEditor to provide Word-like editing functionality. It is not clear where we expect content creators/editors to work — in Drupal's CKEditor or in Word?</w:t>
      </w:r>
    </w:p>
    <w:p w14:paraId="42BBDDC4" w14:textId="00E6BD8E" w:rsidR="00F11573" w:rsidRDefault="00F11573">
      <w:pPr>
        <w:pStyle w:val="CommentText"/>
      </w:pPr>
      <w:r w:rsidRPr="7DC41182">
        <w:t>If we allow exporting content back into Word for updates and then reimport it into Drupal, it could introduce challenges, such as losing CSS/HTML for hover features or custom formatting. Additionally, editing content in both Word and Drupal could lead to integrity issues, with a lack of proper audit trails and traceability.</w:t>
      </w:r>
    </w:p>
    <w:p w14:paraId="1BB85665" w14:textId="611D0508" w:rsidR="00F11573" w:rsidRDefault="00F11573">
      <w:pPr>
        <w:pStyle w:val="CommentText"/>
      </w:pPr>
      <w:r w:rsidRPr="0B91D340">
        <w:t>We could take a firm stance that after the initial import, all content editing should happen within Drupal to maintain consistency. However, this may not be well-received by the government stakeholders. In that case, it might be better to leave the editing workflow intentionally ambiguous to allow for flexibility in future discussions. Thoughts?</w:t>
      </w:r>
    </w:p>
  </w:comment>
  <w:comment w:id="131" w:author="Sean Fitzpatrick" w:date="2024-09-16T08:41:00Z" w:initials="SF">
    <w:p w14:paraId="22058D1E" w14:textId="32187A6E" w:rsidR="002E5F09" w:rsidRDefault="002E5F09" w:rsidP="002E5F09">
      <w:r>
        <w:rPr>
          <w:rStyle w:val="CommentReference"/>
        </w:rPr>
        <w:annotationRef/>
      </w:r>
      <w:r>
        <w:rPr>
          <w:color w:val="000000"/>
          <w:sz w:val="20"/>
          <w:szCs w:val="20"/>
        </w:rPr>
        <w:t xml:space="preserve">Yeah, this is definitely a challenge to address in the Drupal-based solution.  Will want to hear from AK, as well as </w:t>
      </w:r>
      <w:r>
        <w:rPr>
          <w:color w:val="000000"/>
          <w:sz w:val="20"/>
          <w:szCs w:val="20"/>
        </w:rPr>
        <w:fldChar w:fldCharType="begin"/>
      </w:r>
      <w:r>
        <w:rPr>
          <w:color w:val="000000"/>
          <w:sz w:val="20"/>
          <w:szCs w:val="20"/>
        </w:rPr>
        <w:instrText>HYPERLINK "mailto:raj@rivasolutionsinc.com"</w:instrText>
      </w:r>
      <w:bookmarkStart w:id="134" w:name="_@_AD64EEA4AB403C488051DFA523527A32Z"/>
      <w:r>
        <w:rPr>
          <w:color w:val="000000"/>
          <w:sz w:val="20"/>
          <w:szCs w:val="20"/>
        </w:rPr>
      </w:r>
      <w:r>
        <w:rPr>
          <w:color w:val="000000"/>
          <w:sz w:val="20"/>
          <w:szCs w:val="20"/>
        </w:rPr>
        <w:fldChar w:fldCharType="separate"/>
      </w:r>
      <w:bookmarkEnd w:id="134"/>
      <w:r w:rsidRPr="002E5F09">
        <w:rPr>
          <w:rStyle w:val="Mention"/>
          <w:noProof/>
          <w:sz w:val="20"/>
          <w:szCs w:val="20"/>
        </w:rPr>
        <w:t>@Raj Dasgupta</w:t>
      </w:r>
      <w:r>
        <w:rPr>
          <w:color w:val="000000"/>
          <w:sz w:val="20"/>
          <w:szCs w:val="20"/>
        </w:rPr>
        <w:fldChar w:fldCharType="end"/>
      </w:r>
      <w:r>
        <w:rPr>
          <w:color w:val="000000"/>
          <w:sz w:val="20"/>
          <w:szCs w:val="20"/>
        </w:rPr>
        <w:t xml:space="preserve"> - what do you think as well?  Better to stay a bit nebulous or too risky solution-wise?</w:t>
      </w:r>
    </w:p>
  </w:comment>
  <w:comment w:id="132" w:author="ak@braventsystems.com" w:date="1900-01-01T00:00:00Z" w:initials="ak">
    <w:p w14:paraId="69A07A06" w14:textId="28870936" w:rsidR="007A4634" w:rsidRDefault="007A4634">
      <w:pPr>
        <w:pStyle w:val="CommentText"/>
      </w:pPr>
      <w:r>
        <w:rPr>
          <w:rStyle w:val="CommentReference"/>
        </w:rPr>
        <w:annotationRef/>
      </w:r>
      <w:r w:rsidRPr="5C6B48E8">
        <w:t>You are right. I am removing the bidirectional word from our solution. We will just allow import and export funcationality. Since we can not guarantee feature by feature ms word and ckeditor integration. So better to just mention about word integration while importing and exporting. Accordingly i am changing the lines where we have bidrectional mentioned.</w:t>
      </w:r>
    </w:p>
  </w:comment>
  <w:comment w:id="133" w:author="rahul.sundrani@stealth-us.com" w:date="2024-09-16T13:14:00Z" w:initials="ra">
    <w:p w14:paraId="38CC1D9D" w14:textId="51365887" w:rsidR="00A35F2E" w:rsidRDefault="00A35F2E">
      <w:pPr>
        <w:pStyle w:val="CommentText"/>
      </w:pPr>
      <w:r>
        <w:rPr>
          <w:rStyle w:val="CommentReference"/>
        </w:rPr>
        <w:annotationRef/>
      </w:r>
      <w:r w:rsidRPr="70BCF02E">
        <w:t xml:space="preserve">@AK has responded. Please close. </w:t>
      </w:r>
    </w:p>
  </w:comment>
  <w:comment w:id="135" w:author="Barbara Eberhard" w:date="2024-09-16T11:59:00Z" w:initials="BE">
    <w:p w14:paraId="6F5AFA4E" w14:textId="77777777" w:rsidR="006A612E" w:rsidRDefault="006A612E" w:rsidP="006A612E">
      <w:pPr>
        <w:pStyle w:val="CommentText"/>
      </w:pPr>
      <w:r>
        <w:rPr>
          <w:rStyle w:val="CommentReference"/>
        </w:rPr>
        <w:annotationRef/>
      </w:r>
      <w:r>
        <w:t>Do we need this intro? Not in the SOO as far as I can tell.</w:t>
      </w:r>
    </w:p>
  </w:comment>
  <w:comment w:id="136" w:author="Raj Dasgupta" w:date="2024-09-16T14:45:00Z" w:initials="RD">
    <w:p w14:paraId="4B9CA57C" w14:textId="77777777" w:rsidR="00F13AFB" w:rsidRDefault="00F13AFB" w:rsidP="00F13AFB">
      <w:r>
        <w:rPr>
          <w:rStyle w:val="CommentReference"/>
        </w:rPr>
        <w:annotationRef/>
      </w:r>
      <w:r>
        <w:rPr>
          <w:color w:val="000000"/>
          <w:sz w:val="20"/>
          <w:szCs w:val="20"/>
        </w:rPr>
        <w:t>This content explains how we need to meet 1.3.1.a Allows for editing so yes, we need to keep it</w:t>
      </w:r>
    </w:p>
  </w:comment>
  <w:comment w:id="137" w:author="Sean Fitzpatrick" w:date="2024-09-16T08:42:00Z" w:initials="SF">
    <w:p w14:paraId="37D2FE2A" w14:textId="4E35A16F" w:rsidR="00110083" w:rsidRDefault="00110083" w:rsidP="00110083">
      <w:r>
        <w:rPr>
          <w:rStyle w:val="CommentReference"/>
        </w:rPr>
        <w:annotationRef/>
      </w:r>
      <w:r>
        <w:rPr>
          <w:color w:val="000000"/>
          <w:sz w:val="20"/>
          <w:szCs w:val="20"/>
        </w:rPr>
        <w:t>Can we mention the core “techniques” here?</w:t>
      </w:r>
    </w:p>
  </w:comment>
  <w:comment w:id="138" w:author="ak@braventsystems.com" w:date="2024-09-16T10:43:00Z" w:initials="ak">
    <w:p w14:paraId="2285E34C" w14:textId="09B74ECF" w:rsidR="002B552A" w:rsidRDefault="002B552A">
      <w:pPr>
        <w:pStyle w:val="CommentText"/>
      </w:pPr>
      <w:r>
        <w:rPr>
          <w:rStyle w:val="CommentReference"/>
        </w:rPr>
        <w:annotationRef/>
      </w:r>
      <w:r w:rsidRPr="49536B99">
        <w:t>@rahul feel free to edit</w:t>
      </w:r>
    </w:p>
  </w:comment>
  <w:comment w:id="140" w:author="ak@braventsystems.com" w:date="2024-09-16T10:43:00Z" w:initials="ak">
    <w:p w14:paraId="390C8593" w14:textId="05CA4CF5" w:rsidR="002B552A" w:rsidRDefault="002B552A">
      <w:pPr>
        <w:pStyle w:val="CommentText"/>
      </w:pPr>
      <w:r>
        <w:rPr>
          <w:rStyle w:val="CommentReference"/>
        </w:rPr>
        <w:annotationRef/>
      </w:r>
      <w:r w:rsidRPr="3025BBB8">
        <w:t>@rahul feel free to edit</w:t>
      </w:r>
    </w:p>
  </w:comment>
  <w:comment w:id="142" w:author="rahul.sundrani@stealth-us.com" w:date="2024-09-16T08:45:00Z" w:initials="ra">
    <w:p w14:paraId="591144A3" w14:textId="0AB12656" w:rsidR="00A65E60" w:rsidRDefault="00A65E60">
      <w:pPr>
        <w:pStyle w:val="CommentText"/>
      </w:pPr>
      <w:r>
        <w:rPr>
          <w:rStyle w:val="CommentReference"/>
        </w:rPr>
        <w:annotationRef/>
      </w:r>
      <w:r w:rsidRPr="79699F88">
        <w:t>We could combine the two tables with the timeline into a single table that outlines the development plan. This table would show what is being built during the first six months, followed by a demo and feedback phase. After that, it will highlight the remaining MVP features to be developed, leading up to the final deployment on Acquia Cloud.</w:t>
      </w:r>
    </w:p>
  </w:comment>
  <w:comment w:id="143" w:author="rahul.sundrani@stealth-us.com" w:date="2024-09-16T13:18:00Z" w:initials="ra">
    <w:p w14:paraId="16173496" w14:textId="68D0E87B" w:rsidR="001312D0" w:rsidRDefault="001312D0">
      <w:pPr>
        <w:pStyle w:val="CommentText"/>
      </w:pPr>
      <w:r>
        <w:rPr>
          <w:rStyle w:val="CommentReference"/>
        </w:rPr>
        <w:annotationRef/>
      </w:r>
      <w:r w:rsidRPr="77E780B4">
        <w:t>@Raj and @AK - Thoughts on whether we should make the change or not?</w:t>
      </w:r>
    </w:p>
  </w:comment>
  <w:comment w:id="144" w:author="Reanna Hussaini" w:date="2024-09-16T13:28:00Z" w:initials="RH">
    <w:p w14:paraId="46DCFD20" w14:textId="0B63D719" w:rsidR="00B27A18" w:rsidRDefault="00B27A18" w:rsidP="00B27A18">
      <w:r>
        <w:rPr>
          <w:rStyle w:val="CommentReference"/>
        </w:rPr>
        <w:annotationRef/>
      </w:r>
      <w:r>
        <w:fldChar w:fldCharType="begin"/>
      </w:r>
      <w:r>
        <w:instrText>HYPERLINK "mailto:raj@rivasolutionsinc.com"</w:instrText>
      </w:r>
      <w:bookmarkStart w:id="147" w:name="_@_AB6DF586E5B849408F21B8D2CF7A49EDZ"/>
      <w:r>
        <w:fldChar w:fldCharType="separate"/>
      </w:r>
      <w:bookmarkEnd w:id="147"/>
      <w:r w:rsidRPr="00B27A18">
        <w:rPr>
          <w:rStyle w:val="Mention"/>
          <w:noProof/>
        </w:rPr>
        <w:t>@Raj Dasgupta</w:t>
      </w:r>
      <w:r>
        <w:fldChar w:fldCharType="end"/>
      </w:r>
    </w:p>
  </w:comment>
  <w:comment w:id="145" w:author="Raj Dasgupta" w:date="2024-09-16T14:36:00Z" w:initials="RD">
    <w:p w14:paraId="65E85452" w14:textId="77777777" w:rsidR="003C46DB" w:rsidRDefault="003C46DB" w:rsidP="003C46DB">
      <w:r>
        <w:rPr>
          <w:rStyle w:val="CommentReference"/>
        </w:rPr>
        <w:annotationRef/>
      </w:r>
      <w:r>
        <w:rPr>
          <w:color w:val="000000"/>
          <w:sz w:val="20"/>
          <w:szCs w:val="20"/>
        </w:rPr>
        <w:t>This currently exists in section 5.9 of Business volume.  Do we have space to include here?</w:t>
      </w:r>
    </w:p>
  </w:comment>
  <w:comment w:id="146" w:author="Raj Dasgupta" w:date="2024-09-16T14:36:00Z" w:initials="RD">
    <w:p w14:paraId="3DE4F0D2" w14:textId="17F17D17" w:rsidR="003C46DB" w:rsidRDefault="003C46DB" w:rsidP="003C46DB">
      <w:r>
        <w:rPr>
          <w:rStyle w:val="CommentReference"/>
        </w:rPr>
        <w:annotationRef/>
      </w:r>
      <w:r>
        <w:fldChar w:fldCharType="begin"/>
      </w:r>
      <w:r>
        <w:instrText>HYPERLINK "mailto:reanna@rivasolutionsinc.com"</w:instrText>
      </w:r>
      <w:bookmarkStart w:id="148" w:name="_@_4B395B020DD5254C907F081ED7D6BB65Z"/>
      <w:r>
        <w:fldChar w:fldCharType="separate"/>
      </w:r>
      <w:bookmarkEnd w:id="148"/>
      <w:r w:rsidRPr="003C46DB">
        <w:rPr>
          <w:rStyle w:val="Mention"/>
          <w:noProof/>
        </w:rPr>
        <w:t>@Reanna Hussaini</w:t>
      </w:r>
      <w:r>
        <w:fldChar w:fldCharType="end"/>
      </w:r>
    </w:p>
  </w:comment>
  <w:comment w:id="149" w:author="Julia Quigley" w:date="2024-09-15T14:08:00Z" w:initials="JQ">
    <w:p w14:paraId="748692F3" w14:textId="231188DD" w:rsidR="00CB1D26" w:rsidRDefault="00CB1D26" w:rsidP="00CB1D26">
      <w:pPr>
        <w:pStyle w:val="CommentText"/>
      </w:pPr>
      <w:r>
        <w:rPr>
          <w:rStyle w:val="CommentReference"/>
        </w:rPr>
        <w:annotationRef/>
      </w:r>
      <w:r>
        <w:t>Should we include something about generating a detailed plan with additional milestones beyond 6 months and one year and when NTIA can expect to have that plan?</w:t>
      </w:r>
    </w:p>
  </w:comment>
  <w:comment w:id="152" w:author="rahul.sundrani@stealth-us.com" w:date="2024-09-16T08:38:00Z" w:initials="ra">
    <w:p w14:paraId="6A9CA98D" w14:textId="0A32C8FD" w:rsidR="006F5170" w:rsidRDefault="006F5170">
      <w:pPr>
        <w:pStyle w:val="CommentText"/>
      </w:pPr>
      <w:r>
        <w:rPr>
          <w:rStyle w:val="CommentReference"/>
        </w:rPr>
        <w:annotationRef/>
      </w:r>
      <w:r w:rsidRPr="73FB2A0F">
        <w:t>These two steps are more focused on process rather than MVP features.</w:t>
      </w:r>
    </w:p>
  </w:comment>
  <w:comment w:id="153" w:author="ak@braventsystems.com" w:date="2024-09-16T10:44:00Z" w:initials="ak">
    <w:p w14:paraId="114E815B" w14:textId="7241254A" w:rsidR="00FB1198" w:rsidRDefault="00FB1198">
      <w:pPr>
        <w:pStyle w:val="CommentText"/>
      </w:pPr>
      <w:r>
        <w:rPr>
          <w:rStyle w:val="CommentReference"/>
        </w:rPr>
        <w:annotationRef/>
      </w:r>
      <w:r w:rsidRPr="6460E5ED">
        <w:t>Can you suggest what changes we can add</w:t>
      </w:r>
    </w:p>
  </w:comment>
  <w:comment w:id="154" w:author="rahul.sundrani@stealth-us.com" w:date="2024-09-16T13:21:00Z" w:initials="ra">
    <w:p w14:paraId="7C315A09" w14:textId="4DD5BE73" w:rsidR="00C574F4" w:rsidRDefault="00C574F4">
      <w:pPr>
        <w:pStyle w:val="CommentText"/>
      </w:pPr>
      <w:r>
        <w:rPr>
          <w:rStyle w:val="CommentReference"/>
        </w:rPr>
        <w:annotationRef/>
      </w:r>
      <w:r w:rsidRPr="694FFFE4">
        <w:t>@Raj or @AK - Thoughts?</w:t>
      </w:r>
    </w:p>
  </w:comment>
  <w:comment w:id="157" w:author="ak@braventsystems.com" w:date="2024-09-15T10:24:00Z" w:initials="ak">
    <w:p w14:paraId="7288EC4D" w14:textId="20F01031" w:rsidR="00DD2EB8" w:rsidRDefault="00DD2EB8">
      <w:pPr>
        <w:pStyle w:val="CommentText"/>
      </w:pPr>
      <w:r>
        <w:rPr>
          <w:rStyle w:val="CommentReference"/>
        </w:rPr>
        <w:annotationRef/>
      </w:r>
      <w:r w:rsidRPr="1BE509FC">
        <w:t>Need a second eye here.</w:t>
      </w:r>
    </w:p>
  </w:comment>
  <w:comment w:id="158" w:author="Julia Quigley" w:date="2024-09-15T17:27:00Z" w:initials="JQ">
    <w:p w14:paraId="53B38042" w14:textId="4B6FB152" w:rsidR="00E2183F" w:rsidRDefault="00E2183F" w:rsidP="00E2183F">
      <w:pPr>
        <w:pStyle w:val="CommentText"/>
      </w:pPr>
      <w:r>
        <w:rPr>
          <w:rStyle w:val="CommentReference"/>
        </w:rPr>
        <w:annotationRef/>
      </w:r>
      <w:r>
        <w:fldChar w:fldCharType="begin"/>
      </w:r>
      <w:r>
        <w:instrText>HYPERLINK "mailto:raj@rivasolutionsinc.com"</w:instrText>
      </w:r>
      <w:bookmarkStart w:id="161" w:name="_@_A457FC1F0815464290B917C7059073F6Z"/>
      <w:r>
        <w:fldChar w:fldCharType="separate"/>
      </w:r>
      <w:bookmarkEnd w:id="161"/>
      <w:r w:rsidRPr="00E2183F">
        <w:rPr>
          <w:rStyle w:val="Mention"/>
          <w:noProof/>
        </w:rPr>
        <w:t>@Raj Dasgupta</w:t>
      </w:r>
      <w:r>
        <w:fldChar w:fldCharType="end"/>
      </w:r>
      <w:r>
        <w:t xml:space="preserve"> </w:t>
      </w:r>
    </w:p>
  </w:comment>
  <w:comment w:id="159" w:author="Raj Dasgupta" w:date="2024-09-16T12:58:00Z" w:initials="RD">
    <w:p w14:paraId="45CB697E" w14:textId="26920AFB" w:rsidR="00B132F5" w:rsidRDefault="00B132F5" w:rsidP="00B132F5">
      <w:r>
        <w:rPr>
          <w:rStyle w:val="CommentReference"/>
        </w:rPr>
        <w:annotationRef/>
      </w:r>
      <w:r>
        <w:rPr>
          <w:color w:val="000000"/>
          <w:sz w:val="20"/>
          <w:szCs w:val="20"/>
        </w:rPr>
        <w:fldChar w:fldCharType="begin"/>
      </w:r>
      <w:r>
        <w:rPr>
          <w:color w:val="000000"/>
          <w:sz w:val="20"/>
          <w:szCs w:val="20"/>
        </w:rPr>
        <w:instrText>HYPERLINK "mailto:reanna@rivasolutionsinc.com"</w:instrText>
      </w:r>
      <w:r>
        <w:rPr>
          <w:color w:val="000000"/>
          <w:sz w:val="20"/>
          <w:szCs w:val="20"/>
        </w:rPr>
      </w:r>
      <w:bookmarkStart w:id="162" w:name="_@_EDDDBED7BB047743BE532088075396D6Z"/>
      <w:r>
        <w:rPr>
          <w:color w:val="000000"/>
          <w:sz w:val="20"/>
          <w:szCs w:val="20"/>
        </w:rPr>
        <w:fldChar w:fldCharType="separate"/>
      </w:r>
      <w:bookmarkEnd w:id="162"/>
      <w:r w:rsidRPr="00B132F5">
        <w:rPr>
          <w:rStyle w:val="Mention"/>
          <w:noProof/>
          <w:sz w:val="20"/>
          <w:szCs w:val="20"/>
        </w:rPr>
        <w:t>@Reanna Hussaini</w:t>
      </w:r>
      <w:r>
        <w:rPr>
          <w:color w:val="000000"/>
          <w:sz w:val="20"/>
          <w:szCs w:val="20"/>
        </w:rPr>
        <w:fldChar w:fldCharType="end"/>
      </w:r>
      <w:r>
        <w:rPr>
          <w:color w:val="000000"/>
          <w:sz w:val="20"/>
          <w:szCs w:val="20"/>
        </w:rPr>
        <w:t xml:space="preserve"> sent an email on more detailed timeline</w:t>
      </w:r>
    </w:p>
    <w:p w14:paraId="1571F437" w14:textId="77777777" w:rsidR="00B132F5" w:rsidRDefault="00B132F5" w:rsidP="00B132F5"/>
  </w:comment>
  <w:comment w:id="160" w:author="Raj Dasgupta" w:date="2024-09-16T14:35:00Z" w:initials="RD">
    <w:p w14:paraId="40BB4CB9" w14:textId="2B0EF855" w:rsidR="003C5255" w:rsidRDefault="003C5255" w:rsidP="003C5255">
      <w:r>
        <w:rPr>
          <w:rStyle w:val="CommentReference"/>
        </w:rPr>
        <w:annotationRef/>
      </w:r>
      <w:r>
        <w:rPr>
          <w:color w:val="000000"/>
          <w:sz w:val="20"/>
          <w:szCs w:val="20"/>
        </w:rPr>
        <w:fldChar w:fldCharType="begin"/>
      </w:r>
      <w:r>
        <w:rPr>
          <w:color w:val="000000"/>
          <w:sz w:val="20"/>
          <w:szCs w:val="20"/>
        </w:rPr>
        <w:instrText>HYPERLINK "mailto:reanna@rivasolutionsinc.com"</w:instrText>
      </w:r>
      <w:r>
        <w:rPr>
          <w:color w:val="000000"/>
          <w:sz w:val="20"/>
          <w:szCs w:val="20"/>
        </w:rPr>
      </w:r>
      <w:bookmarkStart w:id="163" w:name="_@_030203D0A0BC36428F6DE7D117B4E7BDZ"/>
      <w:r>
        <w:rPr>
          <w:color w:val="000000"/>
          <w:sz w:val="20"/>
          <w:szCs w:val="20"/>
        </w:rPr>
        <w:fldChar w:fldCharType="separate"/>
      </w:r>
      <w:bookmarkEnd w:id="163"/>
      <w:r w:rsidRPr="003C5255">
        <w:rPr>
          <w:rStyle w:val="Mention"/>
          <w:noProof/>
          <w:sz w:val="20"/>
          <w:szCs w:val="20"/>
        </w:rPr>
        <w:t>@Reanna Hussaini</w:t>
      </w:r>
      <w:r>
        <w:rPr>
          <w:color w:val="000000"/>
          <w:sz w:val="20"/>
          <w:szCs w:val="20"/>
        </w:rPr>
        <w:fldChar w:fldCharType="end"/>
      </w:r>
      <w:r>
        <w:rPr>
          <w:color w:val="000000"/>
          <w:sz w:val="20"/>
          <w:szCs w:val="20"/>
        </w:rPr>
        <w:t xml:space="preserve"> I have this timeline in the Business Volume section 5.9.  Let me know if we can also include here in 1.4.4</w:t>
      </w:r>
    </w:p>
  </w:comment>
  <w:comment w:id="170" w:author="Reanna Hussaini" w:date="2024-09-16T10:53:00Z" w:initials="RH">
    <w:p w14:paraId="431687BC" w14:textId="4EE8C9B8" w:rsidR="00D86A99" w:rsidRDefault="00D86A99" w:rsidP="00D86A99">
      <w:r>
        <w:rPr>
          <w:rStyle w:val="CommentReference"/>
        </w:rPr>
        <w:annotationRef/>
      </w:r>
      <w:r>
        <w:rPr>
          <w:color w:val="000000"/>
          <w:sz w:val="20"/>
          <w:szCs w:val="20"/>
        </w:rPr>
        <w:fldChar w:fldCharType="begin"/>
      </w:r>
      <w:r>
        <w:rPr>
          <w:color w:val="000000"/>
          <w:sz w:val="20"/>
          <w:szCs w:val="20"/>
        </w:rPr>
        <w:instrText>HYPERLINK "mailto:raj@rivasolutionsinc.com"</w:instrText>
      </w:r>
      <w:r>
        <w:rPr>
          <w:color w:val="000000"/>
          <w:sz w:val="20"/>
          <w:szCs w:val="20"/>
        </w:rPr>
      </w:r>
      <w:bookmarkStart w:id="172" w:name="_@_6388615D822A284C824161771B180BBCZ"/>
      <w:r>
        <w:rPr>
          <w:color w:val="000000"/>
          <w:sz w:val="20"/>
          <w:szCs w:val="20"/>
        </w:rPr>
        <w:fldChar w:fldCharType="separate"/>
      </w:r>
      <w:bookmarkEnd w:id="172"/>
      <w:r w:rsidRPr="00D86A99">
        <w:rPr>
          <w:rStyle w:val="Mention"/>
          <w:noProof/>
          <w:sz w:val="20"/>
          <w:szCs w:val="20"/>
        </w:rPr>
        <w:t>@Raj Dasgupta</w:t>
      </w:r>
      <w:r>
        <w:rPr>
          <w:color w:val="000000"/>
          <w:sz w:val="20"/>
          <w:szCs w:val="20"/>
        </w:rPr>
        <w:fldChar w:fldCharType="end"/>
      </w:r>
      <w:r>
        <w:rPr>
          <w:color w:val="000000"/>
          <w:sz w:val="20"/>
          <w:szCs w:val="20"/>
        </w:rPr>
        <w:t xml:space="preserve"> Can we cut anything out from this table to save space?</w:t>
      </w:r>
    </w:p>
  </w:comment>
  <w:comment w:id="171" w:author="Raj Dasgupta" w:date="2024-09-16T12:43:00Z" w:initials="RD">
    <w:p w14:paraId="458C0922" w14:textId="478D5095" w:rsidR="000E3838" w:rsidRDefault="000E3838" w:rsidP="000E3838">
      <w:r>
        <w:rPr>
          <w:rStyle w:val="CommentReference"/>
        </w:rPr>
        <w:annotationRef/>
      </w:r>
      <w:r>
        <w:rPr>
          <w:color w:val="000000"/>
          <w:sz w:val="20"/>
          <w:szCs w:val="20"/>
        </w:rPr>
        <w:fldChar w:fldCharType="begin"/>
      </w:r>
      <w:r>
        <w:rPr>
          <w:color w:val="000000"/>
          <w:sz w:val="20"/>
          <w:szCs w:val="20"/>
        </w:rPr>
        <w:instrText>HYPERLINK "mailto:sfitzpatrick@rivasolutionsinc.com"</w:instrText>
      </w:r>
      <w:bookmarkStart w:id="173" w:name="_@_3739658B2CFE6C4787CECA7F3F1B6B6EZ"/>
      <w:r>
        <w:rPr>
          <w:color w:val="000000"/>
          <w:sz w:val="20"/>
          <w:szCs w:val="20"/>
        </w:rPr>
      </w:r>
      <w:r>
        <w:rPr>
          <w:color w:val="000000"/>
          <w:sz w:val="20"/>
          <w:szCs w:val="20"/>
        </w:rPr>
        <w:fldChar w:fldCharType="separate"/>
      </w:r>
      <w:bookmarkEnd w:id="173"/>
      <w:r w:rsidRPr="000E3838">
        <w:rPr>
          <w:rStyle w:val="Mention"/>
          <w:noProof/>
          <w:sz w:val="20"/>
          <w:szCs w:val="20"/>
        </w:rPr>
        <w:t>@Sean Fitzpatrick</w:t>
      </w:r>
      <w:r>
        <w:rPr>
          <w:color w:val="000000"/>
          <w:sz w:val="20"/>
          <w:szCs w:val="20"/>
        </w:rPr>
        <w:fldChar w:fldCharType="end"/>
      </w:r>
      <w:r>
        <w:rPr>
          <w:color w:val="000000"/>
          <w:sz w:val="20"/>
          <w:szCs w:val="20"/>
        </w:rPr>
        <w:t xml:space="preserve"> can you take a crack at reducing the content in this table?</w:t>
      </w:r>
    </w:p>
  </w:comment>
  <w:comment w:id="177" w:author="rahul.sundrani@stealth-us.com" w:date="2024-09-16T09:11:00Z" w:initials="ra">
    <w:p w14:paraId="76AF43F9" w14:textId="4B829D95" w:rsidR="00073DF5" w:rsidRDefault="00073DF5">
      <w:pPr>
        <w:pStyle w:val="CommentText"/>
      </w:pPr>
      <w:r>
        <w:rPr>
          <w:rStyle w:val="CommentReference"/>
        </w:rPr>
        <w:annotationRef/>
      </w:r>
      <w:r w:rsidRPr="3CF5936E">
        <w:t>The dual-track graphic is great, but it would be beneficial to include an overall timeline for the entire year. This should highlight key activities and milestones, the outcomes from these activities, and the roles responsible for driving them. A high-level plan for the year will provide the government with better clarity on what is happening, when it’s happening, and who is responsible, thereby building confidence in our approach and our ability to deliver within the year.</w:t>
      </w:r>
    </w:p>
  </w:comment>
  <w:comment w:id="176" w:author="Sean Fitzpatrick" w:date="2024-09-16T11:50:00Z" w:initials="SF">
    <w:p w14:paraId="61D90029" w14:textId="1640F40A" w:rsidR="00B24221" w:rsidRDefault="00B24221" w:rsidP="00B24221">
      <w:r>
        <w:rPr>
          <w:rStyle w:val="CommentReference"/>
        </w:rPr>
        <w:annotationRef/>
      </w:r>
      <w:r>
        <w:rPr>
          <w:color w:val="000000"/>
          <w:sz w:val="20"/>
          <w:szCs w:val="20"/>
        </w:rPr>
        <w:fldChar w:fldCharType="begin"/>
      </w:r>
      <w:r>
        <w:rPr>
          <w:color w:val="000000"/>
          <w:sz w:val="20"/>
          <w:szCs w:val="20"/>
        </w:rPr>
        <w:instrText>HYPERLINK "mailto:raj@rivasolutionsinc.com"</w:instrText>
      </w:r>
      <w:r>
        <w:rPr>
          <w:color w:val="000000"/>
          <w:sz w:val="20"/>
          <w:szCs w:val="20"/>
        </w:rPr>
      </w:r>
      <w:bookmarkStart w:id="179" w:name="_@_B2924BD09A811D4EB5C30ABF0899571AZ"/>
      <w:r>
        <w:rPr>
          <w:color w:val="000000"/>
          <w:sz w:val="20"/>
          <w:szCs w:val="20"/>
        </w:rPr>
        <w:fldChar w:fldCharType="separate"/>
      </w:r>
      <w:bookmarkEnd w:id="179"/>
      <w:r w:rsidRPr="00B24221">
        <w:rPr>
          <w:rStyle w:val="Mention"/>
          <w:noProof/>
          <w:sz w:val="20"/>
          <w:szCs w:val="20"/>
        </w:rPr>
        <w:t>@Raj Dasgupta</w:t>
      </w:r>
      <w:r>
        <w:rPr>
          <w:color w:val="000000"/>
          <w:sz w:val="20"/>
          <w:szCs w:val="20"/>
        </w:rPr>
        <w:fldChar w:fldCharType="end"/>
      </w:r>
      <w:r>
        <w:rPr>
          <w:color w:val="000000"/>
          <w:sz w:val="20"/>
          <w:szCs w:val="20"/>
        </w:rPr>
        <w:t xml:space="preserve"> and AK - this isn’t a bad suggestion, however, we have not yet discussed any project timelines in an overall timeline view.  This graphic conveys our process vs a timeline.  At this stage, what do you all think we should do?</w:t>
      </w:r>
    </w:p>
  </w:comment>
  <w:comment w:id="175" w:author="Raj Dasgupta" w:date="2024-09-16T12:20:00Z" w:initials="RD">
    <w:p w14:paraId="08096832" w14:textId="6BB6E5C2" w:rsidR="00B90B33" w:rsidRDefault="00B90B33" w:rsidP="00B90B33">
      <w:r>
        <w:rPr>
          <w:rStyle w:val="CommentReference"/>
        </w:rPr>
        <w:annotationRef/>
      </w:r>
      <w:r>
        <w:rPr>
          <w:color w:val="000000"/>
          <w:sz w:val="20"/>
          <w:szCs w:val="20"/>
        </w:rPr>
        <w:fldChar w:fldCharType="begin"/>
      </w:r>
      <w:r>
        <w:rPr>
          <w:color w:val="000000"/>
          <w:sz w:val="20"/>
          <w:szCs w:val="20"/>
        </w:rPr>
        <w:instrText>HYPERLINK "mailto:jquigley@rivasolutionsinc.com"</w:instrText>
      </w:r>
      <w:r>
        <w:rPr>
          <w:color w:val="000000"/>
          <w:sz w:val="20"/>
          <w:szCs w:val="20"/>
        </w:rPr>
      </w:r>
      <w:bookmarkStart w:id="180" w:name="_@_90890F40953A4741A95841AFCF06CF73Z"/>
      <w:r>
        <w:rPr>
          <w:color w:val="000000"/>
          <w:sz w:val="20"/>
          <w:szCs w:val="20"/>
        </w:rPr>
        <w:fldChar w:fldCharType="separate"/>
      </w:r>
      <w:bookmarkEnd w:id="180"/>
      <w:r w:rsidRPr="00B90B33">
        <w:rPr>
          <w:rStyle w:val="Mention"/>
          <w:noProof/>
          <w:sz w:val="20"/>
          <w:szCs w:val="20"/>
        </w:rPr>
        <w:t>@Julia Quigley</w:t>
      </w:r>
      <w:r>
        <w:rPr>
          <w:color w:val="000000"/>
          <w:sz w:val="20"/>
          <w:szCs w:val="20"/>
        </w:rPr>
        <w:fldChar w:fldCharType="end"/>
      </w:r>
      <w:r>
        <w:rPr>
          <w:color w:val="000000"/>
          <w:sz w:val="20"/>
          <w:szCs w:val="20"/>
        </w:rPr>
        <w:t xml:space="preserve"> sending AK a note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ACF630" w15:done="0"/>
  <w15:commentEx w15:paraId="550383F3" w15:done="0"/>
  <w15:commentEx w15:paraId="02B36806" w15:done="1"/>
  <w15:commentEx w15:paraId="057A89C4" w15:done="0"/>
  <w15:commentEx w15:paraId="7718343D" w15:done="0"/>
  <w15:commentEx w15:paraId="0BA8F27F" w15:paraIdParent="7718343D" w15:done="0"/>
  <w15:commentEx w15:paraId="64C10A34" w15:paraIdParent="7718343D" w15:done="0"/>
  <w15:commentEx w15:paraId="4A713C56" w15:paraIdParent="7718343D" w15:done="0"/>
  <w15:commentEx w15:paraId="6D8FBACE" w15:done="0"/>
  <w15:commentEx w15:paraId="22089165" w15:paraIdParent="6D8FBACE" w15:done="0"/>
  <w15:commentEx w15:paraId="3493CA3B" w15:paraIdParent="6D8FBACE" w15:done="0"/>
  <w15:commentEx w15:paraId="38D04B9E" w15:paraIdParent="6D8FBACE" w15:done="0"/>
  <w15:commentEx w15:paraId="4297F3AF" w15:done="0"/>
  <w15:commentEx w15:paraId="79A64120" w15:paraIdParent="4297F3AF" w15:done="0"/>
  <w15:commentEx w15:paraId="73A4DA82" w15:done="0"/>
  <w15:commentEx w15:paraId="39BF0B4D" w15:paraIdParent="73A4DA82" w15:done="0"/>
  <w15:commentEx w15:paraId="210A02C2" w15:done="0"/>
  <w15:commentEx w15:paraId="73B5AD33" w15:paraIdParent="210A02C2" w15:done="0"/>
  <w15:commentEx w15:paraId="5D9C19DB" w15:done="0"/>
  <w15:commentEx w15:paraId="0EE67719" w15:paraIdParent="5D9C19DB" w15:done="0"/>
  <w15:commentEx w15:paraId="1BB85665" w15:done="1"/>
  <w15:commentEx w15:paraId="22058D1E" w15:paraIdParent="1BB85665" w15:done="0"/>
  <w15:commentEx w15:paraId="69A07A06" w15:paraIdParent="1BB85665" w15:done="0"/>
  <w15:commentEx w15:paraId="38CC1D9D" w15:paraIdParent="1BB85665" w15:done="1"/>
  <w15:commentEx w15:paraId="6F5AFA4E" w15:done="1"/>
  <w15:commentEx w15:paraId="4B9CA57C" w15:paraIdParent="6F5AFA4E" w15:done="1"/>
  <w15:commentEx w15:paraId="37D2FE2A" w15:done="1"/>
  <w15:commentEx w15:paraId="2285E34C" w15:done="0"/>
  <w15:commentEx w15:paraId="390C8593" w15:done="0"/>
  <w15:commentEx w15:paraId="591144A3" w15:done="0"/>
  <w15:commentEx w15:paraId="16173496" w15:paraIdParent="591144A3" w15:done="0"/>
  <w15:commentEx w15:paraId="46DCFD20" w15:paraIdParent="591144A3" w15:done="0"/>
  <w15:commentEx w15:paraId="65E85452" w15:paraIdParent="591144A3" w15:done="0"/>
  <w15:commentEx w15:paraId="3DE4F0D2" w15:paraIdParent="591144A3" w15:done="0"/>
  <w15:commentEx w15:paraId="748692F3" w15:done="0"/>
  <w15:commentEx w15:paraId="6A9CA98D" w15:done="0"/>
  <w15:commentEx w15:paraId="114E815B" w15:paraIdParent="6A9CA98D" w15:done="0"/>
  <w15:commentEx w15:paraId="7C315A09" w15:paraIdParent="6A9CA98D" w15:done="0"/>
  <w15:commentEx w15:paraId="7288EC4D" w15:done="0"/>
  <w15:commentEx w15:paraId="53B38042" w15:paraIdParent="7288EC4D" w15:done="0"/>
  <w15:commentEx w15:paraId="1571F437" w15:paraIdParent="7288EC4D" w15:done="0"/>
  <w15:commentEx w15:paraId="40BB4CB9" w15:paraIdParent="7288EC4D" w15:done="0"/>
  <w15:commentEx w15:paraId="431687BC" w15:done="0"/>
  <w15:commentEx w15:paraId="458C0922" w15:paraIdParent="431687BC" w15:done="0"/>
  <w15:commentEx w15:paraId="76AF43F9" w15:done="0"/>
  <w15:commentEx w15:paraId="61D90029" w15:paraIdParent="76AF43F9" w15:done="0"/>
  <w15:commentEx w15:paraId="08096832" w15:paraIdParent="76AF43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A0239D" w16cex:dateUtc="2024-09-14T18:26:00Z"/>
  <w16cex:commentExtensible w16cex:durableId="6988FE9F" w16cex:dateUtc="2024-09-16T12:06:00Z"/>
  <w16cex:commentExtensible w16cex:durableId="03B8D496" w16cex:dateUtc="2024-09-15T21:32:00Z"/>
  <w16cex:commentExtensible w16cex:durableId="44113503" w16cex:dateUtc="2024-09-16T17:05:00Z"/>
  <w16cex:commentExtensible w16cex:durableId="6C282717" w16cex:dateUtc="2024-09-15T15:41:00Z"/>
  <w16cex:commentExtensible w16cex:durableId="53E0DD51" w16cex:dateUtc="2024-09-15T21:32:00Z"/>
  <w16cex:commentExtensible w16cex:durableId="6AF5D666" w16cex:dateUtc="2024-09-16T14:02:00Z"/>
  <w16cex:commentExtensible w16cex:durableId="6EEB58A1" w16cex:dateUtc="2024-09-16T14:02:00Z"/>
  <w16cex:commentExtensible w16cex:durableId="6A533369" w16cex:dateUtc="2024-09-16T11:10:00Z"/>
  <w16cex:commentExtensible w16cex:durableId="54DB4C52" w16cex:dateUtc="2024-09-16T14:03:00Z"/>
  <w16cex:commentExtensible w16cex:durableId="49C802F1" w16cex:dateUtc="2024-09-16T16:32:00Z"/>
  <w16cex:commentExtensible w16cex:durableId="7AA4062E" w16cex:dateUtc="2024-09-16T16:46:00Z"/>
  <w16cex:commentExtensible w16cex:durableId="7F90D9D8" w16cex:dateUtc="2024-09-16T11:34:00Z"/>
  <w16cex:commentExtensible w16cex:durableId="5EE6E662" w16cex:dateUtc="2024-09-16T16:51:00Z"/>
  <w16cex:commentExtensible w16cex:durableId="70346879" w16cex:dateUtc="2024-09-14T19:13:00Z"/>
  <w16cex:commentExtensible w16cex:durableId="6E3350C0" w16cex:dateUtc="2024-09-15T19:30:00Z"/>
  <w16cex:commentExtensible w16cex:durableId="17D2FE14" w16cex:dateUtc="2024-09-16T11:44:00Z"/>
  <w16cex:commentExtensible w16cex:durableId="4D5CF353" w16cex:dateUtc="2024-09-16T16:58:00Z"/>
  <w16cex:commentExtensible w16cex:durableId="644A9910" w16cex:dateUtc="2024-09-14T19:16:00Z"/>
  <w16cex:commentExtensible w16cex:durableId="61E106E5" w16cex:dateUtc="2024-09-16T14:13:00Z"/>
  <w16cex:commentExtensible w16cex:durableId="71562ECA" w16cex:dateUtc="2024-09-16T12:18:00Z"/>
  <w16cex:commentExtensible w16cex:durableId="351214B3" w16cex:dateUtc="2024-09-16T12:41:00Z"/>
  <w16cex:commentExtensible w16cex:durableId="03496215" w16cex:dateUtc="2024-09-16T14:16:00Z"/>
  <w16cex:commentExtensible w16cex:durableId="5F74E32B" w16cex:dateUtc="2024-09-16T17:14:00Z"/>
  <w16cex:commentExtensible w16cex:durableId="12548829" w16cex:dateUtc="2024-09-16T15:59:00Z"/>
  <w16cex:commentExtensible w16cex:durableId="1C5639C7" w16cex:dateUtc="2024-09-16T18:45:00Z"/>
  <w16cex:commentExtensible w16cex:durableId="1CA92473" w16cex:dateUtc="2024-09-16T12:42:00Z"/>
  <w16cex:commentExtensible w16cex:durableId="274D5ACE" w16cex:dateUtc="2024-09-16T14:43:00Z"/>
  <w16cex:commentExtensible w16cex:durableId="5532636D" w16cex:dateUtc="2024-09-16T14:43:00Z"/>
  <w16cex:commentExtensible w16cex:durableId="64421DCB" w16cex:dateUtc="2024-09-16T12:45:00Z"/>
  <w16cex:commentExtensible w16cex:durableId="3BE138DB" w16cex:dateUtc="2024-09-16T17:18:00Z"/>
  <w16cex:commentExtensible w16cex:durableId="23EFB292" w16cex:dateUtc="2024-09-16T17:28:00Z"/>
  <w16cex:commentExtensible w16cex:durableId="72DB8674" w16cex:dateUtc="2024-09-16T18:36:00Z"/>
  <w16cex:commentExtensible w16cex:durableId="0EC05D7D" w16cex:dateUtc="2024-09-16T18:36:00Z"/>
  <w16cex:commentExtensible w16cex:durableId="7470183B" w16cex:dateUtc="2024-09-15T18:08:00Z"/>
  <w16cex:commentExtensible w16cex:durableId="1E858C36" w16cex:dateUtc="2024-09-16T12:38:00Z"/>
  <w16cex:commentExtensible w16cex:durableId="03809AD0" w16cex:dateUtc="2024-09-16T14:44:00Z"/>
  <w16cex:commentExtensible w16cex:durableId="6717A505" w16cex:dateUtc="2024-09-16T17:21:00Z"/>
  <w16cex:commentExtensible w16cex:durableId="149C7CE0" w16cex:dateUtc="2024-09-15T14:24:00Z"/>
  <w16cex:commentExtensible w16cex:durableId="0FE1B19A" w16cex:dateUtc="2024-09-15T21:27:00Z"/>
  <w16cex:commentExtensible w16cex:durableId="05B66E0E" w16cex:dateUtc="2024-09-16T16:58:00Z"/>
  <w16cex:commentExtensible w16cex:durableId="7D7B4733" w16cex:dateUtc="2024-09-16T18:35:00Z"/>
  <w16cex:commentExtensible w16cex:durableId="68259F13" w16cex:dateUtc="2024-09-16T14:53:00Z"/>
  <w16cex:commentExtensible w16cex:durableId="4E2EE4FD" w16cex:dateUtc="2024-09-16T16:43:00Z"/>
  <w16cex:commentExtensible w16cex:durableId="7CB2AE25" w16cex:dateUtc="2024-09-16T13:11:00Z"/>
  <w16cex:commentExtensible w16cex:durableId="29DB5192" w16cex:dateUtc="2024-09-16T15:50:00Z"/>
  <w16cex:commentExtensible w16cex:durableId="153075AA" w16cex:dateUtc="2024-09-16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ACF630" w16cid:durableId="24A0239D"/>
  <w16cid:commentId w16cid:paraId="550383F3" w16cid:durableId="6988FE9F"/>
  <w16cid:commentId w16cid:paraId="02B36806" w16cid:durableId="03B8D496"/>
  <w16cid:commentId w16cid:paraId="057A89C4" w16cid:durableId="44113503"/>
  <w16cid:commentId w16cid:paraId="7718343D" w16cid:durableId="6C282717"/>
  <w16cid:commentId w16cid:paraId="0BA8F27F" w16cid:durableId="53E0DD51"/>
  <w16cid:commentId w16cid:paraId="64C10A34" w16cid:durableId="6AF5D666"/>
  <w16cid:commentId w16cid:paraId="4A713C56" w16cid:durableId="6EEB58A1"/>
  <w16cid:commentId w16cid:paraId="6D8FBACE" w16cid:durableId="6A533369"/>
  <w16cid:commentId w16cid:paraId="22089165" w16cid:durableId="54DB4C52"/>
  <w16cid:commentId w16cid:paraId="3493CA3B" w16cid:durableId="49C802F1"/>
  <w16cid:commentId w16cid:paraId="38D04B9E" w16cid:durableId="7AA4062E"/>
  <w16cid:commentId w16cid:paraId="4297F3AF" w16cid:durableId="7F90D9D8"/>
  <w16cid:commentId w16cid:paraId="79A64120" w16cid:durableId="5EE6E662"/>
  <w16cid:commentId w16cid:paraId="73A4DA82" w16cid:durableId="70346879"/>
  <w16cid:commentId w16cid:paraId="39BF0B4D" w16cid:durableId="6E3350C0"/>
  <w16cid:commentId w16cid:paraId="210A02C2" w16cid:durableId="17D2FE14"/>
  <w16cid:commentId w16cid:paraId="73B5AD33" w16cid:durableId="4D5CF353"/>
  <w16cid:commentId w16cid:paraId="5D9C19DB" w16cid:durableId="644A9910"/>
  <w16cid:commentId w16cid:paraId="0EE67719" w16cid:durableId="61E106E5"/>
  <w16cid:commentId w16cid:paraId="1BB85665" w16cid:durableId="71562ECA"/>
  <w16cid:commentId w16cid:paraId="22058D1E" w16cid:durableId="351214B3"/>
  <w16cid:commentId w16cid:paraId="69A07A06" w16cid:durableId="03496215"/>
  <w16cid:commentId w16cid:paraId="38CC1D9D" w16cid:durableId="5F74E32B"/>
  <w16cid:commentId w16cid:paraId="6F5AFA4E" w16cid:durableId="12548829"/>
  <w16cid:commentId w16cid:paraId="4B9CA57C" w16cid:durableId="1C5639C7"/>
  <w16cid:commentId w16cid:paraId="37D2FE2A" w16cid:durableId="1CA92473"/>
  <w16cid:commentId w16cid:paraId="2285E34C" w16cid:durableId="274D5ACE"/>
  <w16cid:commentId w16cid:paraId="390C8593" w16cid:durableId="5532636D"/>
  <w16cid:commentId w16cid:paraId="591144A3" w16cid:durableId="64421DCB"/>
  <w16cid:commentId w16cid:paraId="16173496" w16cid:durableId="3BE138DB"/>
  <w16cid:commentId w16cid:paraId="46DCFD20" w16cid:durableId="23EFB292"/>
  <w16cid:commentId w16cid:paraId="65E85452" w16cid:durableId="72DB8674"/>
  <w16cid:commentId w16cid:paraId="3DE4F0D2" w16cid:durableId="0EC05D7D"/>
  <w16cid:commentId w16cid:paraId="748692F3" w16cid:durableId="7470183B"/>
  <w16cid:commentId w16cid:paraId="6A9CA98D" w16cid:durableId="1E858C36"/>
  <w16cid:commentId w16cid:paraId="114E815B" w16cid:durableId="03809AD0"/>
  <w16cid:commentId w16cid:paraId="7C315A09" w16cid:durableId="6717A505"/>
  <w16cid:commentId w16cid:paraId="7288EC4D" w16cid:durableId="149C7CE0"/>
  <w16cid:commentId w16cid:paraId="53B38042" w16cid:durableId="0FE1B19A"/>
  <w16cid:commentId w16cid:paraId="1571F437" w16cid:durableId="05B66E0E"/>
  <w16cid:commentId w16cid:paraId="40BB4CB9" w16cid:durableId="7D7B4733"/>
  <w16cid:commentId w16cid:paraId="431687BC" w16cid:durableId="68259F13"/>
  <w16cid:commentId w16cid:paraId="458C0922" w16cid:durableId="4E2EE4FD"/>
  <w16cid:commentId w16cid:paraId="76AF43F9" w16cid:durableId="7CB2AE25"/>
  <w16cid:commentId w16cid:paraId="61D90029" w16cid:durableId="29DB5192"/>
  <w16cid:commentId w16cid:paraId="08096832" w16cid:durableId="153075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1E3B5" w14:textId="77777777" w:rsidR="008C5FE5" w:rsidRDefault="008C5FE5" w:rsidP="00F85B26">
      <w:r>
        <w:separator/>
      </w:r>
    </w:p>
  </w:endnote>
  <w:endnote w:type="continuationSeparator" w:id="0">
    <w:p w14:paraId="0B465031" w14:textId="77777777" w:rsidR="008C5FE5" w:rsidRDefault="008C5FE5" w:rsidP="00F85B26">
      <w:r>
        <w:continuationSeparator/>
      </w:r>
    </w:p>
  </w:endnote>
  <w:endnote w:type="continuationNotice" w:id="1">
    <w:p w14:paraId="60FDE52B" w14:textId="77777777" w:rsidR="008C5FE5" w:rsidRDefault="008C5F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9CE7B" w14:textId="04610915" w:rsidR="00E213ED" w:rsidRDefault="00AE107D" w:rsidP="00EF3D73">
    <w:pPr>
      <w:pStyle w:val="Footer"/>
      <w:pBdr>
        <w:top w:val="none" w:sz="0" w:space="0" w:color="auto"/>
      </w:pBdr>
    </w:pPr>
    <w:r w:rsidRPr="00671772">
      <w:rPr>
        <w:noProof/>
      </w:rPr>
      <mc:AlternateContent>
        <mc:Choice Requires="wps">
          <w:drawing>
            <wp:anchor distT="0" distB="0" distL="114300" distR="114300" simplePos="0" relativeHeight="251658242" behindDoc="0" locked="0" layoutInCell="1" allowOverlap="1" wp14:anchorId="4850C3A7" wp14:editId="5D6EC66B">
              <wp:simplePos x="0" y="0"/>
              <wp:positionH relativeFrom="margin">
                <wp:align>right</wp:align>
              </wp:positionH>
              <wp:positionV relativeFrom="paragraph">
                <wp:posOffset>-13744</wp:posOffset>
              </wp:positionV>
              <wp:extent cx="215900" cy="334808"/>
              <wp:effectExtent l="0" t="0" r="0" b="0"/>
              <wp:wrapNone/>
              <wp:docPr id="1" name="Text Box 1"/>
              <wp:cNvGraphicFramePr/>
              <a:graphic xmlns:a="http://schemas.openxmlformats.org/drawingml/2006/main">
                <a:graphicData uri="http://schemas.microsoft.com/office/word/2010/wordprocessingShape">
                  <wps:wsp>
                    <wps:cNvSpPr txBox="1"/>
                    <wps:spPr>
                      <a:xfrm>
                        <a:off x="0" y="0"/>
                        <a:ext cx="215900" cy="334808"/>
                      </a:xfrm>
                      <a:prstGeom prst="rect">
                        <a:avLst/>
                      </a:prstGeom>
                      <a:noFill/>
                      <a:ln w="6350">
                        <a:noFill/>
                      </a:ln>
                    </wps:spPr>
                    <wps:txbx>
                      <w:txbxContent>
                        <w:sdt>
                          <w:sdtPr>
                            <w:rPr>
                              <w:rFonts w:ascii="Arial" w:hAnsi="Arial" w:cs="Arial"/>
                              <w:sz w:val="16"/>
                              <w:szCs w:val="16"/>
                            </w:rPr>
                            <w:id w:val="406811845"/>
                            <w:docPartObj>
                              <w:docPartGallery w:val="Page Numbers (Bottom of Page)"/>
                              <w:docPartUnique/>
                            </w:docPartObj>
                          </w:sdtPr>
                          <w:sdtEndPr>
                            <w:rPr>
                              <w:noProof/>
                            </w:rPr>
                          </w:sdtEndPr>
                          <w:sdtContent>
                            <w:p w14:paraId="78C822A9" w14:textId="77777777" w:rsidR="00AE107D" w:rsidRPr="00E213ED" w:rsidRDefault="00AE107D" w:rsidP="00AE107D">
                              <w:pPr>
                                <w:jc w:val="right"/>
                                <w:rPr>
                                  <w:rFonts w:ascii="Arial" w:hAnsi="Arial" w:cs="Arial"/>
                                  <w:sz w:val="16"/>
                                  <w:szCs w:val="16"/>
                                </w:rPr>
                              </w:pPr>
                              <w:r w:rsidRPr="00E213ED">
                                <w:rPr>
                                  <w:rFonts w:ascii="Arial" w:hAnsi="Arial" w:cs="Arial"/>
                                  <w:sz w:val="16"/>
                                  <w:szCs w:val="16"/>
                                </w:rPr>
                                <w:fldChar w:fldCharType="begin"/>
                              </w:r>
                              <w:r w:rsidRPr="00E213ED">
                                <w:rPr>
                                  <w:rFonts w:ascii="Arial" w:hAnsi="Arial" w:cs="Arial"/>
                                  <w:sz w:val="16"/>
                                  <w:szCs w:val="16"/>
                                </w:rPr>
                                <w:instrText xml:space="preserve"> PAGE   \* MERGEFORMAT </w:instrText>
                              </w:r>
                              <w:r w:rsidRPr="00E213ED">
                                <w:rPr>
                                  <w:rFonts w:ascii="Arial" w:hAnsi="Arial" w:cs="Arial"/>
                                  <w:sz w:val="16"/>
                                  <w:szCs w:val="16"/>
                                </w:rPr>
                                <w:fldChar w:fldCharType="separate"/>
                              </w:r>
                              <w:r w:rsidRPr="00E213ED">
                                <w:rPr>
                                  <w:rFonts w:ascii="Arial" w:hAnsi="Arial" w:cs="Arial"/>
                                  <w:sz w:val="16"/>
                                  <w:szCs w:val="16"/>
                                </w:rPr>
                                <w:t>1</w:t>
                              </w:r>
                              <w:r w:rsidRPr="00E213ED">
                                <w:rPr>
                                  <w:rFonts w:ascii="Arial" w:hAnsi="Arial" w:cs="Arial"/>
                                  <w:noProof/>
                                  <w:sz w:val="16"/>
                                  <w:szCs w:val="16"/>
                                </w:rPr>
                                <w:fldChar w:fldCharType="end"/>
                              </w:r>
                            </w:p>
                          </w:sdtContent>
                        </w:sdt>
                        <w:p w14:paraId="30E69CAA" w14:textId="77777777" w:rsidR="00AE107D" w:rsidRDefault="00AE107D" w:rsidP="00AE10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0C3A7" id="_x0000_t202" coordsize="21600,21600" o:spt="202" path="m,l,21600r21600,l21600,xe">
              <v:stroke joinstyle="miter"/>
              <v:path gradientshapeok="t" o:connecttype="rect"/>
            </v:shapetype>
            <v:shape id="_x0000_s1028" type="#_x0000_t202" style="position:absolute;left:0;text-align:left;margin-left:-34.2pt;margin-top:-1.1pt;width:17pt;height:26.3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" filled="f" stroked="f" strokeweight=".5pt">
              <v:textbox>
                <w:txbxContent>
                  <w:sdt>
                    <w:sdtPr>
                      <w:rPr>
                        <w:rFonts w:ascii="Arial" w:hAnsi="Arial" w:cs="Arial"/>
                        <w:sz w:val="16"/>
                        <w:szCs w:val="16"/>
                      </w:rPr>
                      <w:id w:val="406811845"/>
                      <w:docPartObj>
                        <w:docPartGallery w:val="Page Numbers (Bottom of Page)"/>
                        <w:docPartUnique/>
                      </w:docPartObj>
                    </w:sdtPr>
                    <w:sdtEndPr>
                      <w:rPr>
                        <w:noProof/>
                      </w:rPr>
                    </w:sdtEndPr>
                    <w:sdtContent>
                      <w:p w14:paraId="78C822A9" w14:textId="77777777" w:rsidR="00AE107D" w:rsidRPr="00E213ED" w:rsidRDefault="00AE107D" w:rsidP="00AE107D">
                        <w:pPr>
                          <w:jc w:val="right"/>
                          <w:rPr>
                            <w:rFonts w:ascii="Arial" w:hAnsi="Arial" w:cs="Arial"/>
                            <w:sz w:val="16"/>
                            <w:szCs w:val="16"/>
                          </w:rPr>
                        </w:pPr>
                        <w:r w:rsidRPr="00E213ED">
                          <w:rPr>
                            <w:rFonts w:ascii="Arial" w:hAnsi="Arial" w:cs="Arial"/>
                            <w:sz w:val="16"/>
                            <w:szCs w:val="16"/>
                          </w:rPr>
                          <w:fldChar w:fldCharType="begin"/>
                        </w:r>
                        <w:r w:rsidRPr="00E213ED">
                          <w:rPr>
                            <w:rFonts w:ascii="Arial" w:hAnsi="Arial" w:cs="Arial"/>
                            <w:sz w:val="16"/>
                            <w:szCs w:val="16"/>
                          </w:rPr>
                          <w:instrText xml:space="preserve"> PAGE   \* MERGEFORMAT </w:instrText>
                        </w:r>
                        <w:r w:rsidRPr="00E213ED">
                          <w:rPr>
                            <w:rFonts w:ascii="Arial" w:hAnsi="Arial" w:cs="Arial"/>
                            <w:sz w:val="16"/>
                            <w:szCs w:val="16"/>
                          </w:rPr>
                          <w:fldChar w:fldCharType="separate"/>
                        </w:r>
                        <w:r w:rsidRPr="00E213ED">
                          <w:rPr>
                            <w:rFonts w:ascii="Arial" w:hAnsi="Arial" w:cs="Arial"/>
                            <w:sz w:val="16"/>
                            <w:szCs w:val="16"/>
                          </w:rPr>
                          <w:t>1</w:t>
                        </w:r>
                        <w:r w:rsidRPr="00E213ED">
                          <w:rPr>
                            <w:rFonts w:ascii="Arial" w:hAnsi="Arial" w:cs="Arial"/>
                            <w:noProof/>
                            <w:sz w:val="16"/>
                            <w:szCs w:val="16"/>
                          </w:rPr>
                          <w:fldChar w:fldCharType="end"/>
                        </w:r>
                      </w:p>
                    </w:sdtContent>
                  </w:sdt>
                  <w:p w14:paraId="30E69CAA" w14:textId="77777777" w:rsidR="00AE107D" w:rsidRDefault="00AE107D" w:rsidP="00AE107D"/>
                </w:txbxContent>
              </v:textbox>
              <w10:wrap anchorx="margin"/>
            </v:shape>
          </w:pict>
        </mc:Fallback>
      </mc:AlternateContent>
    </w:r>
    <w:r w:rsidRPr="00671772">
      <w:t xml:space="preserve">Use or disclosure of data contained on this sheet is subject to the restriction on the title page of this document. </w:t>
    </w:r>
    <w:r w:rsidRPr="00671772">
      <w:br/>
      <w:t>Copyright © RIVA Solutions, Inc. 202</w:t>
    </w:r>
    <w:r w:rsidR="009D69FB">
      <w:t>4</w:t>
    </w:r>
    <w:r w:rsidRPr="00671772">
      <w:t xml:space="preserve">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F1F20" w14:textId="482BF55A" w:rsidR="00BC7FFC" w:rsidRDefault="006D7853" w:rsidP="006D7853">
    <w:pPr>
      <w:tabs>
        <w:tab w:val="left" w:pos="4541"/>
      </w:tabs>
    </w:pPr>
    <w:r>
      <w:tab/>
    </w:r>
    <w:r>
      <w:tab/>
    </w:r>
    <w:r>
      <w:tab/>
    </w:r>
    <w:r w:rsidR="00AE1291">
      <w:rPr>
        <w:noProof/>
      </w:rPr>
      <mc:AlternateContent>
        <mc:Choice Requires="wps">
          <w:drawing>
            <wp:anchor distT="0" distB="0" distL="114300" distR="114300" simplePos="0" relativeHeight="251658240" behindDoc="0" locked="0" layoutInCell="1" allowOverlap="1" wp14:anchorId="164415C8" wp14:editId="1BFF4B02">
              <wp:simplePos x="0" y="0"/>
              <wp:positionH relativeFrom="column">
                <wp:posOffset>5835650</wp:posOffset>
              </wp:positionH>
              <wp:positionV relativeFrom="paragraph">
                <wp:posOffset>-200660</wp:posOffset>
              </wp:positionV>
              <wp:extent cx="215900" cy="317500"/>
              <wp:effectExtent l="0" t="0" r="12700" b="25400"/>
              <wp:wrapNone/>
              <wp:docPr id="4" name="Text Box 4"/>
              <wp:cNvGraphicFramePr/>
              <a:graphic xmlns:a="http://schemas.openxmlformats.org/drawingml/2006/main">
                <a:graphicData uri="http://schemas.microsoft.com/office/word/2010/wordprocessingShape">
                  <wps:wsp>
                    <wps:cNvSpPr txBox="1"/>
                    <wps:spPr>
                      <a:xfrm>
                        <a:off x="0" y="0"/>
                        <a:ext cx="215900" cy="317500"/>
                      </a:xfrm>
                      <a:prstGeom prst="rect">
                        <a:avLst/>
                      </a:prstGeom>
                      <a:solidFill>
                        <a:schemeClr val="lt1"/>
                      </a:solidFill>
                      <a:ln w="6350">
                        <a:solidFill>
                          <a:prstClr val="black"/>
                        </a:solidFill>
                      </a:ln>
                    </wps:spPr>
                    <wps:txbx>
                      <w:txbxContent>
                        <w:sdt>
                          <w:sdtPr>
                            <w:id w:val="-1675023791"/>
                            <w:docPartObj>
                              <w:docPartGallery w:val="Page Numbers (Bottom of Page)"/>
                              <w:docPartUnique/>
                            </w:docPartObj>
                          </w:sdtPr>
                          <w:sdtEndPr>
                            <w:rPr>
                              <w:noProof/>
                            </w:rPr>
                          </w:sdtEndPr>
                          <w:sdtContent>
                            <w:p w14:paraId="1C8BF847" w14:textId="77777777" w:rsidR="00AE1291" w:rsidRPr="00AE1291" w:rsidRDefault="00AE1291" w:rsidP="00AE1291">
                              <w:pPr>
                                <w:jc w:val="right"/>
                              </w:pPr>
                              <w:r w:rsidRPr="00AE1291">
                                <w:fldChar w:fldCharType="begin"/>
                              </w:r>
                              <w:r w:rsidRPr="00AE1291">
                                <w:instrText xml:space="preserve"> PAGE   \* MERGEFORMAT </w:instrText>
                              </w:r>
                              <w:r w:rsidRPr="00AE1291">
                                <w:fldChar w:fldCharType="separate"/>
                              </w:r>
                              <w:r>
                                <w:t>1</w:t>
                              </w:r>
                              <w:r w:rsidRPr="00AE1291">
                                <w:rPr>
                                  <w:noProof/>
                                </w:rPr>
                                <w:fldChar w:fldCharType="end"/>
                              </w:r>
                            </w:p>
                          </w:sdtContent>
                        </w:sdt>
                        <w:p w14:paraId="3874AA02" w14:textId="77777777" w:rsidR="00AE1291" w:rsidRDefault="00AE1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415C8" id="_x0000_t202" coordsize="21600,21600" o:spt="202" path="m,l,21600r21600,l21600,xe">
              <v:stroke joinstyle="miter"/>
              <v:path gradientshapeok="t" o:connecttype="rect"/>
            </v:shapetype>
            <v:shape id="Text Box 4" o:spid="_x0000_s1029" type="#_x0000_t202" style="position:absolute;margin-left:459.5pt;margin-top:-15.8pt;width:17pt;height: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" fillcolor="white [3201]" strokeweight=".5pt">
              <v:textbox>
                <w:txbxContent>
                  <w:sdt>
                    <w:sdtPr>
                      <w:id w:val="-1675023791"/>
                      <w:docPartObj>
                        <w:docPartGallery w:val="Page Numbers (Bottom of Page)"/>
                        <w:docPartUnique/>
                      </w:docPartObj>
                    </w:sdtPr>
                    <w:sdtEndPr>
                      <w:rPr>
                        <w:noProof/>
                      </w:rPr>
                    </w:sdtEndPr>
                    <w:sdtContent>
                      <w:p w14:paraId="1C8BF847" w14:textId="77777777" w:rsidR="00AE1291" w:rsidRPr="00AE1291" w:rsidRDefault="00AE1291" w:rsidP="00AE1291">
                        <w:pPr>
                          <w:jc w:val="right"/>
                        </w:pPr>
                        <w:r w:rsidRPr="00AE1291">
                          <w:fldChar w:fldCharType="begin"/>
                        </w:r>
                        <w:r w:rsidRPr="00AE1291">
                          <w:instrText xml:space="preserve"> PAGE   \* MERGEFORMAT </w:instrText>
                        </w:r>
                        <w:r w:rsidRPr="00AE1291">
                          <w:fldChar w:fldCharType="separate"/>
                        </w:r>
                        <w:r>
                          <w:t>1</w:t>
                        </w:r>
                        <w:r w:rsidRPr="00AE1291">
                          <w:rPr>
                            <w:noProof/>
                          </w:rPr>
                          <w:fldChar w:fldCharType="end"/>
                        </w:r>
                      </w:p>
                    </w:sdtContent>
                  </w:sdt>
                  <w:p w14:paraId="3874AA02" w14:textId="77777777" w:rsidR="00AE1291" w:rsidRDefault="00AE1291"/>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01E51" w14:textId="1E91E351" w:rsidR="006D7853" w:rsidRPr="00671772" w:rsidRDefault="000554EF" w:rsidP="00671772">
    <w:pPr>
      <w:pStyle w:val="Footer"/>
    </w:pPr>
    <w:r w:rsidRPr="00671772">
      <w:rPr>
        <w:noProof/>
      </w:rPr>
      <mc:AlternateContent>
        <mc:Choice Requires="wps">
          <w:drawing>
            <wp:anchor distT="0" distB="0" distL="114300" distR="114300" simplePos="0" relativeHeight="251658241" behindDoc="0" locked="0" layoutInCell="1" allowOverlap="1" wp14:anchorId="5C1AB3F2" wp14:editId="07763D09">
              <wp:simplePos x="0" y="0"/>
              <wp:positionH relativeFrom="margin">
                <wp:align>right</wp:align>
              </wp:positionH>
              <wp:positionV relativeFrom="paragraph">
                <wp:posOffset>-13744</wp:posOffset>
              </wp:positionV>
              <wp:extent cx="215900" cy="334808"/>
              <wp:effectExtent l="0" t="0" r="0" b="0"/>
              <wp:wrapNone/>
              <wp:docPr id="9" name="Text Box 9"/>
              <wp:cNvGraphicFramePr/>
              <a:graphic xmlns:a="http://schemas.openxmlformats.org/drawingml/2006/main">
                <a:graphicData uri="http://schemas.microsoft.com/office/word/2010/wordprocessingShape">
                  <wps:wsp>
                    <wps:cNvSpPr txBox="1"/>
                    <wps:spPr>
                      <a:xfrm>
                        <a:off x="0" y="0"/>
                        <a:ext cx="215900" cy="334808"/>
                      </a:xfrm>
                      <a:prstGeom prst="rect">
                        <a:avLst/>
                      </a:prstGeom>
                      <a:noFill/>
                      <a:ln w="6350">
                        <a:noFill/>
                      </a:ln>
                    </wps:spPr>
                    <wps:txbx>
                      <w:txbxContent>
                        <w:sdt>
                          <w:sdtPr>
                            <w:rPr>
                              <w:rFonts w:ascii="Arial" w:hAnsi="Arial" w:cs="Arial"/>
                              <w:sz w:val="16"/>
                              <w:szCs w:val="16"/>
                            </w:rPr>
                            <w:id w:val="1497846195"/>
                            <w:docPartObj>
                              <w:docPartGallery w:val="Page Numbers (Bottom of Page)"/>
                              <w:docPartUnique/>
                            </w:docPartObj>
                          </w:sdtPr>
                          <w:sdtEndPr>
                            <w:rPr>
                              <w:noProof/>
                            </w:rPr>
                          </w:sdtEndPr>
                          <w:sdtContent>
                            <w:p w14:paraId="48DD8ED0" w14:textId="77777777" w:rsidR="000554EF" w:rsidRPr="00E213ED" w:rsidRDefault="000554EF" w:rsidP="000554EF">
                              <w:pPr>
                                <w:jc w:val="right"/>
                                <w:rPr>
                                  <w:rFonts w:ascii="Arial" w:hAnsi="Arial" w:cs="Arial"/>
                                  <w:sz w:val="16"/>
                                  <w:szCs w:val="16"/>
                                </w:rPr>
                              </w:pPr>
                              <w:r w:rsidRPr="00E213ED">
                                <w:rPr>
                                  <w:rFonts w:ascii="Arial" w:hAnsi="Arial" w:cs="Arial"/>
                                  <w:sz w:val="16"/>
                                  <w:szCs w:val="16"/>
                                </w:rPr>
                                <w:fldChar w:fldCharType="begin"/>
                              </w:r>
                              <w:r w:rsidRPr="00E213ED">
                                <w:rPr>
                                  <w:rFonts w:ascii="Arial" w:hAnsi="Arial" w:cs="Arial"/>
                                  <w:sz w:val="16"/>
                                  <w:szCs w:val="16"/>
                                </w:rPr>
                                <w:instrText xml:space="preserve"> PAGE   \* MERGEFORMAT </w:instrText>
                              </w:r>
                              <w:r w:rsidRPr="00E213ED">
                                <w:rPr>
                                  <w:rFonts w:ascii="Arial" w:hAnsi="Arial" w:cs="Arial"/>
                                  <w:sz w:val="16"/>
                                  <w:szCs w:val="16"/>
                                </w:rPr>
                                <w:fldChar w:fldCharType="separate"/>
                              </w:r>
                              <w:r w:rsidRPr="00E213ED">
                                <w:rPr>
                                  <w:rFonts w:ascii="Arial" w:hAnsi="Arial" w:cs="Arial"/>
                                  <w:sz w:val="16"/>
                                  <w:szCs w:val="16"/>
                                </w:rPr>
                                <w:t>1</w:t>
                              </w:r>
                              <w:r w:rsidRPr="00E213ED">
                                <w:rPr>
                                  <w:rFonts w:ascii="Arial" w:hAnsi="Arial" w:cs="Arial"/>
                                  <w:noProof/>
                                  <w:sz w:val="16"/>
                                  <w:szCs w:val="16"/>
                                </w:rPr>
                                <w:fldChar w:fldCharType="end"/>
                              </w:r>
                            </w:p>
                          </w:sdtContent>
                        </w:sdt>
                        <w:p w14:paraId="76BC9255" w14:textId="77777777" w:rsidR="000554EF" w:rsidRDefault="000554EF" w:rsidP="000554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AB3F2" id="_x0000_t202" coordsize="21600,21600" o:spt="202" path="m,l,21600r21600,l21600,xe">
              <v:stroke joinstyle="miter"/>
              <v:path gradientshapeok="t" o:connecttype="rect"/>
            </v:shapetype>
            <v:shape id="Text Box 9" o:spid="_x0000_s1030" type="#_x0000_t202" style="position:absolute;left:0;text-align:left;margin-left:-34.2pt;margin-top:-1.1pt;width:17pt;height:26.3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" filled="f" stroked="f" strokeweight=".5pt">
              <v:textbox>
                <w:txbxContent>
                  <w:sdt>
                    <w:sdtPr>
                      <w:rPr>
                        <w:rFonts w:ascii="Arial" w:hAnsi="Arial" w:cs="Arial"/>
                        <w:sz w:val="16"/>
                        <w:szCs w:val="16"/>
                      </w:rPr>
                      <w:id w:val="1497846195"/>
                      <w:docPartObj>
                        <w:docPartGallery w:val="Page Numbers (Bottom of Page)"/>
                        <w:docPartUnique/>
                      </w:docPartObj>
                    </w:sdtPr>
                    <w:sdtEndPr>
                      <w:rPr>
                        <w:noProof/>
                      </w:rPr>
                    </w:sdtEndPr>
                    <w:sdtContent>
                      <w:p w14:paraId="48DD8ED0" w14:textId="77777777" w:rsidR="000554EF" w:rsidRPr="00E213ED" w:rsidRDefault="000554EF" w:rsidP="000554EF">
                        <w:pPr>
                          <w:jc w:val="right"/>
                          <w:rPr>
                            <w:rFonts w:ascii="Arial" w:hAnsi="Arial" w:cs="Arial"/>
                            <w:sz w:val="16"/>
                            <w:szCs w:val="16"/>
                          </w:rPr>
                        </w:pPr>
                        <w:r w:rsidRPr="00E213ED">
                          <w:rPr>
                            <w:rFonts w:ascii="Arial" w:hAnsi="Arial" w:cs="Arial"/>
                            <w:sz w:val="16"/>
                            <w:szCs w:val="16"/>
                          </w:rPr>
                          <w:fldChar w:fldCharType="begin"/>
                        </w:r>
                        <w:r w:rsidRPr="00E213ED">
                          <w:rPr>
                            <w:rFonts w:ascii="Arial" w:hAnsi="Arial" w:cs="Arial"/>
                            <w:sz w:val="16"/>
                            <w:szCs w:val="16"/>
                          </w:rPr>
                          <w:instrText xml:space="preserve"> PAGE   \* MERGEFORMAT </w:instrText>
                        </w:r>
                        <w:r w:rsidRPr="00E213ED">
                          <w:rPr>
                            <w:rFonts w:ascii="Arial" w:hAnsi="Arial" w:cs="Arial"/>
                            <w:sz w:val="16"/>
                            <w:szCs w:val="16"/>
                          </w:rPr>
                          <w:fldChar w:fldCharType="separate"/>
                        </w:r>
                        <w:r w:rsidRPr="00E213ED">
                          <w:rPr>
                            <w:rFonts w:ascii="Arial" w:hAnsi="Arial" w:cs="Arial"/>
                            <w:sz w:val="16"/>
                            <w:szCs w:val="16"/>
                          </w:rPr>
                          <w:t>1</w:t>
                        </w:r>
                        <w:r w:rsidRPr="00E213ED">
                          <w:rPr>
                            <w:rFonts w:ascii="Arial" w:hAnsi="Arial" w:cs="Arial"/>
                            <w:noProof/>
                            <w:sz w:val="16"/>
                            <w:szCs w:val="16"/>
                          </w:rPr>
                          <w:fldChar w:fldCharType="end"/>
                        </w:r>
                      </w:p>
                    </w:sdtContent>
                  </w:sdt>
                  <w:p w14:paraId="76BC9255" w14:textId="77777777" w:rsidR="000554EF" w:rsidRDefault="000554EF" w:rsidP="000554EF"/>
                </w:txbxContent>
              </v:textbox>
              <w10:wrap anchorx="margin"/>
            </v:shape>
          </w:pict>
        </mc:Fallback>
      </mc:AlternateContent>
    </w:r>
    <w:r w:rsidRPr="00671772">
      <w:t xml:space="preserve">Use or disclosure of data contained on this sheet is subject to the restriction on the title page of this document. </w:t>
    </w:r>
    <w:r w:rsidRPr="00671772">
      <w:br/>
      <w:t>Copyright © RIVA Solutions, Inc. 202</w:t>
    </w:r>
    <w:r w:rsidR="00F036C0">
      <w:t>4</w:t>
    </w:r>
    <w:r w:rsidRPr="00671772">
      <w:t xml:space="preserve">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E21A0" w14:textId="77777777" w:rsidR="008C5FE5" w:rsidRDefault="008C5FE5" w:rsidP="00F85B26">
      <w:r>
        <w:separator/>
      </w:r>
    </w:p>
  </w:footnote>
  <w:footnote w:type="continuationSeparator" w:id="0">
    <w:p w14:paraId="3A139702" w14:textId="77777777" w:rsidR="008C5FE5" w:rsidRDefault="008C5FE5" w:rsidP="00F85B26">
      <w:r>
        <w:continuationSeparator/>
      </w:r>
    </w:p>
  </w:footnote>
  <w:footnote w:type="continuationNotice" w:id="1">
    <w:p w14:paraId="1A19987B" w14:textId="77777777" w:rsidR="008C5FE5" w:rsidRDefault="008C5F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FCCB4" w14:textId="4358B33A" w:rsidR="00333665" w:rsidRPr="0018052F" w:rsidRDefault="00832F0E" w:rsidP="00333665">
    <w:pPr>
      <w:pStyle w:val="HeaderInformation"/>
    </w:pPr>
    <w:r>
      <w:rPr>
        <w:noProof/>
        <w14:ligatures w14:val="standardContextual"/>
      </w:rPr>
      <w:drawing>
        <wp:anchor distT="0" distB="0" distL="114300" distR="114300" simplePos="0" relativeHeight="251658243" behindDoc="0" locked="0" layoutInCell="1" allowOverlap="1" wp14:anchorId="2D9BE31B" wp14:editId="7FDAE1D4">
          <wp:simplePos x="0" y="0"/>
          <wp:positionH relativeFrom="column">
            <wp:posOffset>0</wp:posOffset>
          </wp:positionH>
          <wp:positionV relativeFrom="paragraph">
            <wp:posOffset>-169606</wp:posOffset>
          </wp:positionV>
          <wp:extent cx="739059" cy="354843"/>
          <wp:effectExtent l="0" t="0" r="0" b="1270"/>
          <wp:wrapNone/>
          <wp:docPr id="1239016782" name="Picture 9" descr="A red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6535" name="Picture 11" descr="A red sign with white letter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9059" cy="354843"/>
                  </a:xfrm>
                  <a:prstGeom prst="rect">
                    <a:avLst/>
                  </a:prstGeom>
                </pic:spPr>
              </pic:pic>
            </a:graphicData>
          </a:graphic>
          <wp14:sizeRelH relativeFrom="page">
            <wp14:pctWidth>0</wp14:pctWidth>
          </wp14:sizeRelH>
          <wp14:sizeRelV relativeFrom="page">
            <wp14:pctHeight>0</wp14:pctHeight>
          </wp14:sizeRelV>
        </wp:anchor>
      </w:drawing>
    </w:r>
    <w:r w:rsidR="00FF51F8">
      <w:t xml:space="preserve">DOC </w:t>
    </w:r>
    <w:r w:rsidR="00340C9E">
      <w:t>CATTS NTIA for NTIA Redbook Modernization Support Services Task Order 22</w:t>
    </w:r>
  </w:p>
  <w:p w14:paraId="23DCE784" w14:textId="45B1D1EE" w:rsidR="00340C9E" w:rsidRDefault="00340C9E" w:rsidP="00340C9E">
    <w:pPr>
      <w:pStyle w:val="HeaderInformation"/>
      <w:pBdr>
        <w:bottom w:val="single" w:sz="8" w:space="1" w:color="F49A25"/>
      </w:pBdr>
    </w:pPr>
    <w:r>
      <w:t>Factor 2: Performance Work Statement</w:t>
    </w:r>
  </w:p>
  <w:p w14:paraId="58C5EC60" w14:textId="383B374C" w:rsidR="0081204B" w:rsidRPr="00333665" w:rsidRDefault="00340C9E" w:rsidP="00333665">
    <w:pPr>
      <w:pStyle w:val="Header"/>
    </w:pPr>
    <w:r>
      <w:t>Submitted September 17,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52FE6" w14:textId="04F4EFF1" w:rsidR="00864172" w:rsidRPr="0018052F" w:rsidRDefault="00985F28" w:rsidP="001B2BC3">
    <w:pPr>
      <w:pStyle w:val="HeaderInformation"/>
    </w:pPr>
    <w:r>
      <w:rPr>
        <w:noProof/>
        <w14:ligatures w14:val="standardContextual"/>
      </w:rPr>
      <w:drawing>
        <wp:anchor distT="0" distB="0" distL="114300" distR="114300" simplePos="0" relativeHeight="251658244" behindDoc="0" locked="0" layoutInCell="1" allowOverlap="1" wp14:anchorId="48459081" wp14:editId="76AAC739">
          <wp:simplePos x="0" y="0"/>
          <wp:positionH relativeFrom="column">
            <wp:posOffset>0</wp:posOffset>
          </wp:positionH>
          <wp:positionV relativeFrom="paragraph">
            <wp:posOffset>-176980</wp:posOffset>
          </wp:positionV>
          <wp:extent cx="739059" cy="354843"/>
          <wp:effectExtent l="0" t="0" r="0" b="1270"/>
          <wp:wrapNone/>
          <wp:docPr id="1890168255" name="Picture 10" descr="A red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4689" name="Picture 11" descr="A red sign with white letter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9059" cy="354843"/>
                  </a:xfrm>
                  <a:prstGeom prst="rect">
                    <a:avLst/>
                  </a:prstGeom>
                </pic:spPr>
              </pic:pic>
            </a:graphicData>
          </a:graphic>
          <wp14:sizeRelH relativeFrom="page">
            <wp14:pctWidth>0</wp14:pctWidth>
          </wp14:sizeRelH>
          <wp14:sizeRelV relativeFrom="page">
            <wp14:pctHeight>0</wp14:pctHeight>
          </wp14:sizeRelV>
        </wp:anchor>
      </w:drawing>
    </w:r>
    <w:r w:rsidR="00340C9E">
      <w:rPr>
        <w:noProof/>
        <w14:ligatures w14:val="standardContextual"/>
      </w:rPr>
      <w:t>DOC</w:t>
    </w:r>
    <w:r w:rsidR="00864172" w:rsidRPr="0018052F">
      <w:t xml:space="preserve"> </w:t>
    </w:r>
    <w:r w:rsidR="00340C9E">
      <w:t>CATTS NTIA for NTIA Redbook Modernization Support Services Task Order 22</w:t>
    </w:r>
  </w:p>
  <w:p w14:paraId="596B3E2E" w14:textId="77777777" w:rsidR="00340C9E" w:rsidRDefault="00340C9E" w:rsidP="00340C9E">
    <w:pPr>
      <w:pStyle w:val="HeaderInformation"/>
      <w:pBdr>
        <w:bottom w:val="single" w:sz="8" w:space="1" w:color="F49A25"/>
      </w:pBdr>
    </w:pPr>
    <w:r>
      <w:t>Factor 2: Performance Work Statement</w:t>
    </w:r>
  </w:p>
  <w:p w14:paraId="2CB3BADB" w14:textId="3504A79D" w:rsidR="00864172" w:rsidRDefault="00340C9E" w:rsidP="007C64E3">
    <w:pPr>
      <w:pStyle w:val="HeaderInformation"/>
      <w:pBdr>
        <w:bottom w:val="single" w:sz="8" w:space="1" w:color="F49A25"/>
      </w:pBdr>
    </w:pPr>
    <w:r>
      <w:t>Submitted September 17,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A111B"/>
    <w:multiLevelType w:val="hybridMultilevel"/>
    <w:tmpl w:val="9D0C5546"/>
    <w:lvl w:ilvl="0" w:tplc="DF20702A">
      <w:start w:val="1"/>
      <w:numFmt w:val="bullet"/>
      <w:lvlText w:val=""/>
      <w:lvlJc w:val="left"/>
      <w:pPr>
        <w:ind w:left="900" w:hanging="360"/>
      </w:pPr>
      <w:rPr>
        <w:rFonts w:ascii="Wingdings" w:hAnsi="Wingdings" w:hint="default"/>
        <w:color w:val="auto"/>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 w15:restartNumberingAfterBreak="0">
    <w:nsid w:val="1024C6AB"/>
    <w:multiLevelType w:val="hybridMultilevel"/>
    <w:tmpl w:val="82EE42E4"/>
    <w:lvl w:ilvl="0" w:tplc="958CB818">
      <w:start w:val="1"/>
      <w:numFmt w:val="bullet"/>
      <w:lvlText w:val=""/>
      <w:lvlJc w:val="left"/>
      <w:pPr>
        <w:ind w:left="720" w:hanging="360"/>
      </w:pPr>
      <w:rPr>
        <w:rFonts w:ascii="Symbol" w:hAnsi="Symbol" w:hint="default"/>
      </w:rPr>
    </w:lvl>
    <w:lvl w:ilvl="1" w:tplc="ED94ECD0">
      <w:start w:val="1"/>
      <w:numFmt w:val="bullet"/>
      <w:lvlText w:val="o"/>
      <w:lvlJc w:val="left"/>
      <w:pPr>
        <w:ind w:left="1440" w:hanging="360"/>
      </w:pPr>
      <w:rPr>
        <w:rFonts w:ascii="&quot;Courier New&quot;" w:hAnsi="&quot;Courier New&quot;" w:hint="default"/>
      </w:rPr>
    </w:lvl>
    <w:lvl w:ilvl="2" w:tplc="7DF0D286">
      <w:start w:val="1"/>
      <w:numFmt w:val="bullet"/>
      <w:lvlText w:val=""/>
      <w:lvlJc w:val="left"/>
      <w:pPr>
        <w:ind w:left="2160" w:hanging="360"/>
      </w:pPr>
      <w:rPr>
        <w:rFonts w:ascii="Wingdings" w:hAnsi="Wingdings" w:hint="default"/>
      </w:rPr>
    </w:lvl>
    <w:lvl w:ilvl="3" w:tplc="E6B2C4DC">
      <w:start w:val="1"/>
      <w:numFmt w:val="bullet"/>
      <w:lvlText w:val=""/>
      <w:lvlJc w:val="left"/>
      <w:pPr>
        <w:ind w:left="2880" w:hanging="360"/>
      </w:pPr>
      <w:rPr>
        <w:rFonts w:ascii="Symbol" w:hAnsi="Symbol" w:hint="default"/>
      </w:rPr>
    </w:lvl>
    <w:lvl w:ilvl="4" w:tplc="B170827E">
      <w:start w:val="1"/>
      <w:numFmt w:val="bullet"/>
      <w:lvlText w:val="o"/>
      <w:lvlJc w:val="left"/>
      <w:pPr>
        <w:ind w:left="3600" w:hanging="360"/>
      </w:pPr>
      <w:rPr>
        <w:rFonts w:ascii="Courier New" w:hAnsi="Courier New" w:hint="default"/>
      </w:rPr>
    </w:lvl>
    <w:lvl w:ilvl="5" w:tplc="82F68446">
      <w:start w:val="1"/>
      <w:numFmt w:val="bullet"/>
      <w:lvlText w:val=""/>
      <w:lvlJc w:val="left"/>
      <w:pPr>
        <w:ind w:left="4320" w:hanging="360"/>
      </w:pPr>
      <w:rPr>
        <w:rFonts w:ascii="Wingdings" w:hAnsi="Wingdings" w:hint="default"/>
      </w:rPr>
    </w:lvl>
    <w:lvl w:ilvl="6" w:tplc="DD56A8F0">
      <w:start w:val="1"/>
      <w:numFmt w:val="bullet"/>
      <w:lvlText w:val=""/>
      <w:lvlJc w:val="left"/>
      <w:pPr>
        <w:ind w:left="5040" w:hanging="360"/>
      </w:pPr>
      <w:rPr>
        <w:rFonts w:ascii="Symbol" w:hAnsi="Symbol" w:hint="default"/>
      </w:rPr>
    </w:lvl>
    <w:lvl w:ilvl="7" w:tplc="AFA6EDCC">
      <w:start w:val="1"/>
      <w:numFmt w:val="bullet"/>
      <w:lvlText w:val="o"/>
      <w:lvlJc w:val="left"/>
      <w:pPr>
        <w:ind w:left="5760" w:hanging="360"/>
      </w:pPr>
      <w:rPr>
        <w:rFonts w:ascii="Courier New" w:hAnsi="Courier New" w:hint="default"/>
      </w:rPr>
    </w:lvl>
    <w:lvl w:ilvl="8" w:tplc="6A32864C">
      <w:start w:val="1"/>
      <w:numFmt w:val="bullet"/>
      <w:lvlText w:val=""/>
      <w:lvlJc w:val="left"/>
      <w:pPr>
        <w:ind w:left="6480" w:hanging="360"/>
      </w:pPr>
      <w:rPr>
        <w:rFonts w:ascii="Wingdings" w:hAnsi="Wingdings" w:hint="default"/>
      </w:rPr>
    </w:lvl>
  </w:abstractNum>
  <w:abstractNum w:abstractNumId="2" w15:restartNumberingAfterBreak="0">
    <w:nsid w:val="10374C05"/>
    <w:multiLevelType w:val="hybridMultilevel"/>
    <w:tmpl w:val="6DD28556"/>
    <w:lvl w:ilvl="0" w:tplc="ACA48EE8">
      <w:start w:val="1"/>
      <w:numFmt w:val="bullet"/>
      <w:pStyle w:val="Bullet1"/>
      <w:lvlText w:val=""/>
      <w:lvlJc w:val="left"/>
      <w:pPr>
        <w:ind w:left="360" w:hanging="360"/>
      </w:pPr>
      <w:rPr>
        <w:rFonts w:ascii="Symbol" w:hAnsi="Symbol" w:hint="default"/>
        <w:color w:val="auto"/>
      </w:rPr>
    </w:lvl>
    <w:lvl w:ilvl="1" w:tplc="FFFFFFFF">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C03842"/>
    <w:multiLevelType w:val="hybridMultilevel"/>
    <w:tmpl w:val="CE8ECF06"/>
    <w:lvl w:ilvl="0" w:tplc="8DFEEBD8">
      <w:start w:val="1"/>
      <w:numFmt w:val="bullet"/>
      <w:lvlText w:val="&gt;"/>
      <w:lvlJc w:val="left"/>
      <w:pPr>
        <w:ind w:left="720" w:hanging="360"/>
      </w:pPr>
      <w:rPr>
        <w:rFonts w:ascii="Courier New" w:hAnsi="Courier New" w:hint="default"/>
        <w:b/>
        <w:i w:val="0"/>
        <w:color w:val="F49A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63F7"/>
    <w:multiLevelType w:val="hybridMultilevel"/>
    <w:tmpl w:val="883E598C"/>
    <w:lvl w:ilvl="0" w:tplc="0138327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9E279"/>
    <w:multiLevelType w:val="hybridMultilevel"/>
    <w:tmpl w:val="4DCAC6FA"/>
    <w:lvl w:ilvl="0" w:tplc="18C8034C">
      <w:start w:val="1"/>
      <w:numFmt w:val="bullet"/>
      <w:lvlText w:val=""/>
      <w:lvlJc w:val="left"/>
      <w:pPr>
        <w:ind w:left="720" w:hanging="360"/>
      </w:pPr>
      <w:rPr>
        <w:rFonts w:ascii="Symbol" w:hAnsi="Symbol" w:hint="default"/>
      </w:rPr>
    </w:lvl>
    <w:lvl w:ilvl="1" w:tplc="E55A5650">
      <w:start w:val="1"/>
      <w:numFmt w:val="bullet"/>
      <w:lvlText w:val="o"/>
      <w:lvlJc w:val="left"/>
      <w:pPr>
        <w:ind w:left="1440" w:hanging="360"/>
      </w:pPr>
      <w:rPr>
        <w:rFonts w:ascii="&quot;Courier New&quot;" w:hAnsi="&quot;Courier New&quot;" w:hint="default"/>
      </w:rPr>
    </w:lvl>
    <w:lvl w:ilvl="2" w:tplc="99D874A0">
      <w:start w:val="1"/>
      <w:numFmt w:val="bullet"/>
      <w:lvlText w:val=""/>
      <w:lvlJc w:val="left"/>
      <w:pPr>
        <w:ind w:left="2160" w:hanging="360"/>
      </w:pPr>
      <w:rPr>
        <w:rFonts w:ascii="Wingdings" w:hAnsi="Wingdings" w:hint="default"/>
      </w:rPr>
    </w:lvl>
    <w:lvl w:ilvl="3" w:tplc="C0EA4C9A">
      <w:start w:val="1"/>
      <w:numFmt w:val="bullet"/>
      <w:lvlText w:val=""/>
      <w:lvlJc w:val="left"/>
      <w:pPr>
        <w:ind w:left="2880" w:hanging="360"/>
      </w:pPr>
      <w:rPr>
        <w:rFonts w:ascii="Symbol" w:hAnsi="Symbol" w:hint="default"/>
      </w:rPr>
    </w:lvl>
    <w:lvl w:ilvl="4" w:tplc="0C9E4A62">
      <w:start w:val="1"/>
      <w:numFmt w:val="bullet"/>
      <w:lvlText w:val="o"/>
      <w:lvlJc w:val="left"/>
      <w:pPr>
        <w:ind w:left="3600" w:hanging="360"/>
      </w:pPr>
      <w:rPr>
        <w:rFonts w:ascii="Courier New" w:hAnsi="Courier New" w:hint="default"/>
      </w:rPr>
    </w:lvl>
    <w:lvl w:ilvl="5" w:tplc="E4C87788">
      <w:start w:val="1"/>
      <w:numFmt w:val="bullet"/>
      <w:lvlText w:val=""/>
      <w:lvlJc w:val="left"/>
      <w:pPr>
        <w:ind w:left="4320" w:hanging="360"/>
      </w:pPr>
      <w:rPr>
        <w:rFonts w:ascii="Wingdings" w:hAnsi="Wingdings" w:hint="default"/>
      </w:rPr>
    </w:lvl>
    <w:lvl w:ilvl="6" w:tplc="124AF1E8">
      <w:start w:val="1"/>
      <w:numFmt w:val="bullet"/>
      <w:lvlText w:val=""/>
      <w:lvlJc w:val="left"/>
      <w:pPr>
        <w:ind w:left="5040" w:hanging="360"/>
      </w:pPr>
      <w:rPr>
        <w:rFonts w:ascii="Symbol" w:hAnsi="Symbol" w:hint="default"/>
      </w:rPr>
    </w:lvl>
    <w:lvl w:ilvl="7" w:tplc="0C36BA96">
      <w:start w:val="1"/>
      <w:numFmt w:val="bullet"/>
      <w:lvlText w:val="o"/>
      <w:lvlJc w:val="left"/>
      <w:pPr>
        <w:ind w:left="5760" w:hanging="360"/>
      </w:pPr>
      <w:rPr>
        <w:rFonts w:ascii="Courier New" w:hAnsi="Courier New" w:hint="default"/>
      </w:rPr>
    </w:lvl>
    <w:lvl w:ilvl="8" w:tplc="AB067BB2">
      <w:start w:val="1"/>
      <w:numFmt w:val="bullet"/>
      <w:lvlText w:val=""/>
      <w:lvlJc w:val="left"/>
      <w:pPr>
        <w:ind w:left="6480" w:hanging="360"/>
      </w:pPr>
      <w:rPr>
        <w:rFonts w:ascii="Wingdings" w:hAnsi="Wingdings" w:hint="default"/>
      </w:rPr>
    </w:lvl>
  </w:abstractNum>
  <w:abstractNum w:abstractNumId="6" w15:restartNumberingAfterBreak="0">
    <w:nsid w:val="22A840E0"/>
    <w:multiLevelType w:val="hybridMultilevel"/>
    <w:tmpl w:val="22B600D0"/>
    <w:lvl w:ilvl="0" w:tplc="EA240C1E">
      <w:start w:val="1"/>
      <w:numFmt w:val="bullet"/>
      <w:pStyle w:val="Req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D9995"/>
    <w:multiLevelType w:val="hybridMultilevel"/>
    <w:tmpl w:val="546AE358"/>
    <w:lvl w:ilvl="0" w:tplc="53541388">
      <w:start w:val="1"/>
      <w:numFmt w:val="bullet"/>
      <w:lvlText w:val=""/>
      <w:lvlJc w:val="left"/>
      <w:pPr>
        <w:ind w:left="720" w:hanging="360"/>
      </w:pPr>
      <w:rPr>
        <w:rFonts w:ascii="Symbol" w:hAnsi="Symbol" w:hint="default"/>
      </w:rPr>
    </w:lvl>
    <w:lvl w:ilvl="1" w:tplc="9200785E">
      <w:start w:val="1"/>
      <w:numFmt w:val="bullet"/>
      <w:lvlText w:val="o"/>
      <w:lvlJc w:val="left"/>
      <w:pPr>
        <w:ind w:left="1440" w:hanging="360"/>
      </w:pPr>
      <w:rPr>
        <w:rFonts w:ascii="Courier New" w:hAnsi="Courier New" w:hint="default"/>
      </w:rPr>
    </w:lvl>
    <w:lvl w:ilvl="2" w:tplc="2684F2B4">
      <w:start w:val="1"/>
      <w:numFmt w:val="bullet"/>
      <w:lvlText w:val="§"/>
      <w:lvlJc w:val="left"/>
      <w:pPr>
        <w:ind w:left="2160" w:hanging="360"/>
      </w:pPr>
      <w:rPr>
        <w:rFonts w:ascii="Wingdings" w:hAnsi="Wingdings" w:hint="default"/>
      </w:rPr>
    </w:lvl>
    <w:lvl w:ilvl="3" w:tplc="8ABA9CAE">
      <w:start w:val="1"/>
      <w:numFmt w:val="bullet"/>
      <w:lvlText w:val=""/>
      <w:lvlJc w:val="left"/>
      <w:pPr>
        <w:ind w:left="2880" w:hanging="360"/>
      </w:pPr>
      <w:rPr>
        <w:rFonts w:ascii="Symbol" w:hAnsi="Symbol" w:hint="default"/>
      </w:rPr>
    </w:lvl>
    <w:lvl w:ilvl="4" w:tplc="4CBAEB6E">
      <w:start w:val="1"/>
      <w:numFmt w:val="bullet"/>
      <w:lvlText w:val="o"/>
      <w:lvlJc w:val="left"/>
      <w:pPr>
        <w:ind w:left="3600" w:hanging="360"/>
      </w:pPr>
      <w:rPr>
        <w:rFonts w:ascii="Courier New" w:hAnsi="Courier New" w:hint="default"/>
      </w:rPr>
    </w:lvl>
    <w:lvl w:ilvl="5" w:tplc="7304001C">
      <w:start w:val="1"/>
      <w:numFmt w:val="bullet"/>
      <w:lvlText w:val=""/>
      <w:lvlJc w:val="left"/>
      <w:pPr>
        <w:ind w:left="4320" w:hanging="360"/>
      </w:pPr>
      <w:rPr>
        <w:rFonts w:ascii="Wingdings" w:hAnsi="Wingdings" w:hint="default"/>
      </w:rPr>
    </w:lvl>
    <w:lvl w:ilvl="6" w:tplc="95148AB2">
      <w:start w:val="1"/>
      <w:numFmt w:val="bullet"/>
      <w:lvlText w:val=""/>
      <w:lvlJc w:val="left"/>
      <w:pPr>
        <w:ind w:left="5040" w:hanging="360"/>
      </w:pPr>
      <w:rPr>
        <w:rFonts w:ascii="Symbol" w:hAnsi="Symbol" w:hint="default"/>
      </w:rPr>
    </w:lvl>
    <w:lvl w:ilvl="7" w:tplc="761C9E78">
      <w:start w:val="1"/>
      <w:numFmt w:val="bullet"/>
      <w:lvlText w:val="o"/>
      <w:lvlJc w:val="left"/>
      <w:pPr>
        <w:ind w:left="5760" w:hanging="360"/>
      </w:pPr>
      <w:rPr>
        <w:rFonts w:ascii="Courier New" w:hAnsi="Courier New" w:hint="default"/>
      </w:rPr>
    </w:lvl>
    <w:lvl w:ilvl="8" w:tplc="0BD2F94A">
      <w:start w:val="1"/>
      <w:numFmt w:val="bullet"/>
      <w:lvlText w:val=""/>
      <w:lvlJc w:val="left"/>
      <w:pPr>
        <w:ind w:left="6480" w:hanging="360"/>
      </w:pPr>
      <w:rPr>
        <w:rFonts w:ascii="Wingdings" w:hAnsi="Wingdings" w:hint="default"/>
      </w:rPr>
    </w:lvl>
  </w:abstractNum>
  <w:abstractNum w:abstractNumId="8" w15:restartNumberingAfterBreak="0">
    <w:nsid w:val="2C724D17"/>
    <w:multiLevelType w:val="hybridMultilevel"/>
    <w:tmpl w:val="70F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C2D98"/>
    <w:multiLevelType w:val="hybridMultilevel"/>
    <w:tmpl w:val="FFFFFFFF"/>
    <w:lvl w:ilvl="0" w:tplc="73448EC2">
      <w:start w:val="1"/>
      <w:numFmt w:val="bullet"/>
      <w:lvlText w:val="·"/>
      <w:lvlJc w:val="left"/>
      <w:pPr>
        <w:ind w:left="720" w:hanging="360"/>
      </w:pPr>
      <w:rPr>
        <w:rFonts w:ascii="Symbol" w:hAnsi="Symbol" w:hint="default"/>
      </w:rPr>
    </w:lvl>
    <w:lvl w:ilvl="1" w:tplc="53B2303A">
      <w:start w:val="1"/>
      <w:numFmt w:val="bullet"/>
      <w:lvlText w:val="o"/>
      <w:lvlJc w:val="left"/>
      <w:pPr>
        <w:ind w:left="1440" w:hanging="360"/>
      </w:pPr>
      <w:rPr>
        <w:rFonts w:ascii="Courier New" w:hAnsi="Courier New" w:hint="default"/>
      </w:rPr>
    </w:lvl>
    <w:lvl w:ilvl="2" w:tplc="8556D3C6">
      <w:start w:val="1"/>
      <w:numFmt w:val="bullet"/>
      <w:lvlText w:val=""/>
      <w:lvlJc w:val="left"/>
      <w:pPr>
        <w:ind w:left="2160" w:hanging="360"/>
      </w:pPr>
      <w:rPr>
        <w:rFonts w:ascii="Wingdings" w:hAnsi="Wingdings" w:hint="default"/>
      </w:rPr>
    </w:lvl>
    <w:lvl w:ilvl="3" w:tplc="EF6CB532">
      <w:start w:val="1"/>
      <w:numFmt w:val="bullet"/>
      <w:lvlText w:val=""/>
      <w:lvlJc w:val="left"/>
      <w:pPr>
        <w:ind w:left="2880" w:hanging="360"/>
      </w:pPr>
      <w:rPr>
        <w:rFonts w:ascii="Symbol" w:hAnsi="Symbol" w:hint="default"/>
      </w:rPr>
    </w:lvl>
    <w:lvl w:ilvl="4" w:tplc="F490CF9C">
      <w:start w:val="1"/>
      <w:numFmt w:val="bullet"/>
      <w:lvlText w:val="o"/>
      <w:lvlJc w:val="left"/>
      <w:pPr>
        <w:ind w:left="3600" w:hanging="360"/>
      </w:pPr>
      <w:rPr>
        <w:rFonts w:ascii="Courier New" w:hAnsi="Courier New" w:hint="default"/>
      </w:rPr>
    </w:lvl>
    <w:lvl w:ilvl="5" w:tplc="41584B40">
      <w:start w:val="1"/>
      <w:numFmt w:val="bullet"/>
      <w:lvlText w:val=""/>
      <w:lvlJc w:val="left"/>
      <w:pPr>
        <w:ind w:left="4320" w:hanging="360"/>
      </w:pPr>
      <w:rPr>
        <w:rFonts w:ascii="Wingdings" w:hAnsi="Wingdings" w:hint="default"/>
      </w:rPr>
    </w:lvl>
    <w:lvl w:ilvl="6" w:tplc="3CBEAF2C">
      <w:start w:val="1"/>
      <w:numFmt w:val="bullet"/>
      <w:lvlText w:val=""/>
      <w:lvlJc w:val="left"/>
      <w:pPr>
        <w:ind w:left="5040" w:hanging="360"/>
      </w:pPr>
      <w:rPr>
        <w:rFonts w:ascii="Symbol" w:hAnsi="Symbol" w:hint="default"/>
      </w:rPr>
    </w:lvl>
    <w:lvl w:ilvl="7" w:tplc="CAB87A04">
      <w:start w:val="1"/>
      <w:numFmt w:val="bullet"/>
      <w:lvlText w:val="o"/>
      <w:lvlJc w:val="left"/>
      <w:pPr>
        <w:ind w:left="5760" w:hanging="360"/>
      </w:pPr>
      <w:rPr>
        <w:rFonts w:ascii="Courier New" w:hAnsi="Courier New" w:hint="default"/>
      </w:rPr>
    </w:lvl>
    <w:lvl w:ilvl="8" w:tplc="79E25240">
      <w:start w:val="1"/>
      <w:numFmt w:val="bullet"/>
      <w:lvlText w:val=""/>
      <w:lvlJc w:val="left"/>
      <w:pPr>
        <w:ind w:left="6480" w:hanging="360"/>
      </w:pPr>
      <w:rPr>
        <w:rFonts w:ascii="Wingdings" w:hAnsi="Wingdings" w:hint="default"/>
      </w:rPr>
    </w:lvl>
  </w:abstractNum>
  <w:abstractNum w:abstractNumId="10" w15:restartNumberingAfterBreak="0">
    <w:nsid w:val="30A615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906AB6"/>
    <w:multiLevelType w:val="hybridMultilevel"/>
    <w:tmpl w:val="F6F49F10"/>
    <w:lvl w:ilvl="0" w:tplc="BB22BA7C">
      <w:start w:val="1"/>
      <w:numFmt w:val="bullet"/>
      <w:pStyle w:val="Resume-subheadingnotTOC"/>
      <w:lvlText w:val="&gt;"/>
      <w:lvlJc w:val="left"/>
      <w:pPr>
        <w:ind w:left="720" w:hanging="360"/>
      </w:pPr>
      <w:rPr>
        <w:rFonts w:ascii="Courier New" w:hAnsi="Courier New" w:hint="default"/>
        <w:b/>
        <w:i w:val="0"/>
        <w:color w:val="0E94B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434D3"/>
    <w:multiLevelType w:val="hybridMultilevel"/>
    <w:tmpl w:val="4E441F04"/>
    <w:lvl w:ilvl="0" w:tplc="90F81BB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186BC5"/>
    <w:multiLevelType w:val="multilevel"/>
    <w:tmpl w:val="F22E80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494E84"/>
    <w:multiLevelType w:val="hybridMultilevel"/>
    <w:tmpl w:val="ACE2DE88"/>
    <w:lvl w:ilvl="0" w:tplc="F1C81A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565CB"/>
    <w:multiLevelType w:val="hybridMultilevel"/>
    <w:tmpl w:val="FFFFFFFF"/>
    <w:lvl w:ilvl="0" w:tplc="2190E6D0">
      <w:start w:val="1"/>
      <w:numFmt w:val="bullet"/>
      <w:lvlText w:val=""/>
      <w:lvlJc w:val="left"/>
      <w:pPr>
        <w:ind w:left="720" w:hanging="360"/>
      </w:pPr>
      <w:rPr>
        <w:rFonts w:ascii="Symbol" w:hAnsi="Symbol" w:hint="default"/>
      </w:rPr>
    </w:lvl>
    <w:lvl w:ilvl="1" w:tplc="7118360A">
      <w:start w:val="1"/>
      <w:numFmt w:val="bullet"/>
      <w:lvlText w:val="o"/>
      <w:lvlJc w:val="left"/>
      <w:pPr>
        <w:ind w:left="1440" w:hanging="360"/>
      </w:pPr>
      <w:rPr>
        <w:rFonts w:ascii="Courier New" w:hAnsi="Courier New" w:hint="default"/>
      </w:rPr>
    </w:lvl>
    <w:lvl w:ilvl="2" w:tplc="984E805A">
      <w:start w:val="1"/>
      <w:numFmt w:val="bullet"/>
      <w:lvlText w:val=""/>
      <w:lvlJc w:val="left"/>
      <w:pPr>
        <w:ind w:left="2160" w:hanging="360"/>
      </w:pPr>
      <w:rPr>
        <w:rFonts w:ascii="Wingdings" w:hAnsi="Wingdings" w:hint="default"/>
      </w:rPr>
    </w:lvl>
    <w:lvl w:ilvl="3" w:tplc="7D8A893C">
      <w:start w:val="1"/>
      <w:numFmt w:val="bullet"/>
      <w:lvlText w:val=""/>
      <w:lvlJc w:val="left"/>
      <w:pPr>
        <w:ind w:left="2880" w:hanging="360"/>
      </w:pPr>
      <w:rPr>
        <w:rFonts w:ascii="Symbol" w:hAnsi="Symbol" w:hint="default"/>
      </w:rPr>
    </w:lvl>
    <w:lvl w:ilvl="4" w:tplc="48C05770">
      <w:start w:val="1"/>
      <w:numFmt w:val="bullet"/>
      <w:lvlText w:val="o"/>
      <w:lvlJc w:val="left"/>
      <w:pPr>
        <w:ind w:left="3600" w:hanging="360"/>
      </w:pPr>
      <w:rPr>
        <w:rFonts w:ascii="Courier New" w:hAnsi="Courier New" w:hint="default"/>
      </w:rPr>
    </w:lvl>
    <w:lvl w:ilvl="5" w:tplc="F440C442">
      <w:start w:val="1"/>
      <w:numFmt w:val="bullet"/>
      <w:lvlText w:val=""/>
      <w:lvlJc w:val="left"/>
      <w:pPr>
        <w:ind w:left="4320" w:hanging="360"/>
      </w:pPr>
      <w:rPr>
        <w:rFonts w:ascii="Wingdings" w:hAnsi="Wingdings" w:hint="default"/>
      </w:rPr>
    </w:lvl>
    <w:lvl w:ilvl="6" w:tplc="B392700C">
      <w:start w:val="1"/>
      <w:numFmt w:val="bullet"/>
      <w:lvlText w:val=""/>
      <w:lvlJc w:val="left"/>
      <w:pPr>
        <w:ind w:left="5040" w:hanging="360"/>
      </w:pPr>
      <w:rPr>
        <w:rFonts w:ascii="Symbol" w:hAnsi="Symbol" w:hint="default"/>
      </w:rPr>
    </w:lvl>
    <w:lvl w:ilvl="7" w:tplc="F4D2E4EC">
      <w:start w:val="1"/>
      <w:numFmt w:val="bullet"/>
      <w:lvlText w:val="o"/>
      <w:lvlJc w:val="left"/>
      <w:pPr>
        <w:ind w:left="5760" w:hanging="360"/>
      </w:pPr>
      <w:rPr>
        <w:rFonts w:ascii="Courier New" w:hAnsi="Courier New" w:hint="default"/>
      </w:rPr>
    </w:lvl>
    <w:lvl w:ilvl="8" w:tplc="B1A80160">
      <w:start w:val="1"/>
      <w:numFmt w:val="bullet"/>
      <w:lvlText w:val=""/>
      <w:lvlJc w:val="left"/>
      <w:pPr>
        <w:ind w:left="6480" w:hanging="360"/>
      </w:pPr>
      <w:rPr>
        <w:rFonts w:ascii="Wingdings" w:hAnsi="Wingdings" w:hint="default"/>
      </w:rPr>
    </w:lvl>
  </w:abstractNum>
  <w:abstractNum w:abstractNumId="16" w15:restartNumberingAfterBreak="0">
    <w:nsid w:val="47C463A6"/>
    <w:multiLevelType w:val="multilevel"/>
    <w:tmpl w:val="E24281C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9D235D8"/>
    <w:multiLevelType w:val="hybridMultilevel"/>
    <w:tmpl w:val="D0AE62A2"/>
    <w:lvl w:ilvl="0" w:tplc="084EE5CA">
      <w:start w:val="1"/>
      <w:numFmt w:val="bullet"/>
      <w:lvlText w:val=""/>
      <w:lvlJc w:val="left"/>
      <w:pPr>
        <w:ind w:left="360" w:hanging="360"/>
      </w:pPr>
      <w:rPr>
        <w:rFonts w:ascii="Symbol" w:hAnsi="Symbol" w:hint="default"/>
        <w:color w:val="0E94BC"/>
      </w:rPr>
    </w:lvl>
    <w:lvl w:ilvl="1" w:tplc="E020AB7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85311"/>
    <w:multiLevelType w:val="hybridMultilevel"/>
    <w:tmpl w:val="A93AABF2"/>
    <w:lvl w:ilvl="0" w:tplc="F650071C">
      <w:start w:val="1"/>
      <w:numFmt w:val="bullet"/>
      <w:pStyle w:val="Bullet3"/>
      <w:lvlText w:val="o"/>
      <w:lvlJc w:val="left"/>
      <w:pPr>
        <w:ind w:left="720" w:hanging="360"/>
      </w:pPr>
      <w:rPr>
        <w:rFonts w:ascii="Courier New" w:hAnsi="Courier New" w:hint="default"/>
        <w:color w:val="0E94B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95574"/>
    <w:multiLevelType w:val="hybridMultilevel"/>
    <w:tmpl w:val="F1EED77A"/>
    <w:lvl w:ilvl="0" w:tplc="16B811D2">
      <w:start w:val="1"/>
      <w:numFmt w:val="bullet"/>
      <w:lvlText w:val="•"/>
      <w:lvlJc w:val="left"/>
      <w:pPr>
        <w:tabs>
          <w:tab w:val="num" w:pos="720"/>
        </w:tabs>
        <w:ind w:left="720" w:hanging="360"/>
      </w:pPr>
      <w:rPr>
        <w:rFonts w:ascii="Times New Roman" w:hAnsi="Times New Roman" w:hint="default"/>
      </w:rPr>
    </w:lvl>
    <w:lvl w:ilvl="1" w:tplc="FB4AEBB0" w:tentative="1">
      <w:start w:val="1"/>
      <w:numFmt w:val="bullet"/>
      <w:lvlText w:val="•"/>
      <w:lvlJc w:val="left"/>
      <w:pPr>
        <w:tabs>
          <w:tab w:val="num" w:pos="1440"/>
        </w:tabs>
        <w:ind w:left="1440" w:hanging="360"/>
      </w:pPr>
      <w:rPr>
        <w:rFonts w:ascii="Times New Roman" w:hAnsi="Times New Roman" w:hint="default"/>
      </w:rPr>
    </w:lvl>
    <w:lvl w:ilvl="2" w:tplc="40B01992" w:tentative="1">
      <w:start w:val="1"/>
      <w:numFmt w:val="bullet"/>
      <w:lvlText w:val="•"/>
      <w:lvlJc w:val="left"/>
      <w:pPr>
        <w:tabs>
          <w:tab w:val="num" w:pos="2160"/>
        </w:tabs>
        <w:ind w:left="2160" w:hanging="360"/>
      </w:pPr>
      <w:rPr>
        <w:rFonts w:ascii="Times New Roman" w:hAnsi="Times New Roman" w:hint="default"/>
      </w:rPr>
    </w:lvl>
    <w:lvl w:ilvl="3" w:tplc="7B42F588" w:tentative="1">
      <w:start w:val="1"/>
      <w:numFmt w:val="bullet"/>
      <w:lvlText w:val="•"/>
      <w:lvlJc w:val="left"/>
      <w:pPr>
        <w:tabs>
          <w:tab w:val="num" w:pos="2880"/>
        </w:tabs>
        <w:ind w:left="2880" w:hanging="360"/>
      </w:pPr>
      <w:rPr>
        <w:rFonts w:ascii="Times New Roman" w:hAnsi="Times New Roman" w:hint="default"/>
      </w:rPr>
    </w:lvl>
    <w:lvl w:ilvl="4" w:tplc="FEC8E00E" w:tentative="1">
      <w:start w:val="1"/>
      <w:numFmt w:val="bullet"/>
      <w:lvlText w:val="•"/>
      <w:lvlJc w:val="left"/>
      <w:pPr>
        <w:tabs>
          <w:tab w:val="num" w:pos="3600"/>
        </w:tabs>
        <w:ind w:left="3600" w:hanging="360"/>
      </w:pPr>
      <w:rPr>
        <w:rFonts w:ascii="Times New Roman" w:hAnsi="Times New Roman" w:hint="default"/>
      </w:rPr>
    </w:lvl>
    <w:lvl w:ilvl="5" w:tplc="3ACE7F5C" w:tentative="1">
      <w:start w:val="1"/>
      <w:numFmt w:val="bullet"/>
      <w:lvlText w:val="•"/>
      <w:lvlJc w:val="left"/>
      <w:pPr>
        <w:tabs>
          <w:tab w:val="num" w:pos="4320"/>
        </w:tabs>
        <w:ind w:left="4320" w:hanging="360"/>
      </w:pPr>
      <w:rPr>
        <w:rFonts w:ascii="Times New Roman" w:hAnsi="Times New Roman" w:hint="default"/>
      </w:rPr>
    </w:lvl>
    <w:lvl w:ilvl="6" w:tplc="8AFC645E" w:tentative="1">
      <w:start w:val="1"/>
      <w:numFmt w:val="bullet"/>
      <w:lvlText w:val="•"/>
      <w:lvlJc w:val="left"/>
      <w:pPr>
        <w:tabs>
          <w:tab w:val="num" w:pos="5040"/>
        </w:tabs>
        <w:ind w:left="5040" w:hanging="360"/>
      </w:pPr>
      <w:rPr>
        <w:rFonts w:ascii="Times New Roman" w:hAnsi="Times New Roman" w:hint="default"/>
      </w:rPr>
    </w:lvl>
    <w:lvl w:ilvl="7" w:tplc="DF0C496A" w:tentative="1">
      <w:start w:val="1"/>
      <w:numFmt w:val="bullet"/>
      <w:lvlText w:val="•"/>
      <w:lvlJc w:val="left"/>
      <w:pPr>
        <w:tabs>
          <w:tab w:val="num" w:pos="5760"/>
        </w:tabs>
        <w:ind w:left="5760" w:hanging="360"/>
      </w:pPr>
      <w:rPr>
        <w:rFonts w:ascii="Times New Roman" w:hAnsi="Times New Roman" w:hint="default"/>
      </w:rPr>
    </w:lvl>
    <w:lvl w:ilvl="8" w:tplc="BCF8084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44124BD"/>
    <w:multiLevelType w:val="hybridMultilevel"/>
    <w:tmpl w:val="97E6E116"/>
    <w:lvl w:ilvl="0" w:tplc="C9122E50">
      <w:start w:val="1"/>
      <w:numFmt w:val="bullet"/>
      <w:lvlText w:val=""/>
      <w:lvlJc w:val="left"/>
      <w:pPr>
        <w:ind w:left="720" w:hanging="360"/>
      </w:pPr>
      <w:rPr>
        <w:rFonts w:ascii="Symbol" w:hAnsi="Symbol" w:hint="default"/>
      </w:rPr>
    </w:lvl>
    <w:lvl w:ilvl="1" w:tplc="046629B2">
      <w:start w:val="1"/>
      <w:numFmt w:val="bullet"/>
      <w:lvlText w:val="o"/>
      <w:lvlJc w:val="left"/>
      <w:pPr>
        <w:ind w:left="1440" w:hanging="360"/>
      </w:pPr>
      <w:rPr>
        <w:rFonts w:ascii="&quot;Courier New&quot;" w:hAnsi="&quot;Courier New&quot;" w:hint="default"/>
      </w:rPr>
    </w:lvl>
    <w:lvl w:ilvl="2" w:tplc="FCCA7A4E">
      <w:start w:val="1"/>
      <w:numFmt w:val="bullet"/>
      <w:lvlText w:val=""/>
      <w:lvlJc w:val="left"/>
      <w:pPr>
        <w:ind w:left="2160" w:hanging="360"/>
      </w:pPr>
      <w:rPr>
        <w:rFonts w:ascii="Wingdings" w:hAnsi="Wingdings" w:hint="default"/>
      </w:rPr>
    </w:lvl>
    <w:lvl w:ilvl="3" w:tplc="6B6A4EE6">
      <w:start w:val="1"/>
      <w:numFmt w:val="bullet"/>
      <w:lvlText w:val=""/>
      <w:lvlJc w:val="left"/>
      <w:pPr>
        <w:ind w:left="2880" w:hanging="360"/>
      </w:pPr>
      <w:rPr>
        <w:rFonts w:ascii="Symbol" w:hAnsi="Symbol" w:hint="default"/>
      </w:rPr>
    </w:lvl>
    <w:lvl w:ilvl="4" w:tplc="65D40AC4">
      <w:start w:val="1"/>
      <w:numFmt w:val="bullet"/>
      <w:lvlText w:val="o"/>
      <w:lvlJc w:val="left"/>
      <w:pPr>
        <w:ind w:left="3600" w:hanging="360"/>
      </w:pPr>
      <w:rPr>
        <w:rFonts w:ascii="Courier New" w:hAnsi="Courier New" w:hint="default"/>
      </w:rPr>
    </w:lvl>
    <w:lvl w:ilvl="5" w:tplc="41027328">
      <w:start w:val="1"/>
      <w:numFmt w:val="bullet"/>
      <w:lvlText w:val=""/>
      <w:lvlJc w:val="left"/>
      <w:pPr>
        <w:ind w:left="4320" w:hanging="360"/>
      </w:pPr>
      <w:rPr>
        <w:rFonts w:ascii="Wingdings" w:hAnsi="Wingdings" w:hint="default"/>
      </w:rPr>
    </w:lvl>
    <w:lvl w:ilvl="6" w:tplc="5F860936">
      <w:start w:val="1"/>
      <w:numFmt w:val="bullet"/>
      <w:lvlText w:val=""/>
      <w:lvlJc w:val="left"/>
      <w:pPr>
        <w:ind w:left="5040" w:hanging="360"/>
      </w:pPr>
      <w:rPr>
        <w:rFonts w:ascii="Symbol" w:hAnsi="Symbol" w:hint="default"/>
      </w:rPr>
    </w:lvl>
    <w:lvl w:ilvl="7" w:tplc="C8669152">
      <w:start w:val="1"/>
      <w:numFmt w:val="bullet"/>
      <w:lvlText w:val="o"/>
      <w:lvlJc w:val="left"/>
      <w:pPr>
        <w:ind w:left="5760" w:hanging="360"/>
      </w:pPr>
      <w:rPr>
        <w:rFonts w:ascii="Courier New" w:hAnsi="Courier New" w:hint="default"/>
      </w:rPr>
    </w:lvl>
    <w:lvl w:ilvl="8" w:tplc="5F944A62">
      <w:start w:val="1"/>
      <w:numFmt w:val="bullet"/>
      <w:lvlText w:val=""/>
      <w:lvlJc w:val="left"/>
      <w:pPr>
        <w:ind w:left="6480" w:hanging="360"/>
      </w:pPr>
      <w:rPr>
        <w:rFonts w:ascii="Wingdings" w:hAnsi="Wingdings" w:hint="default"/>
      </w:rPr>
    </w:lvl>
  </w:abstractNum>
  <w:abstractNum w:abstractNumId="21" w15:restartNumberingAfterBreak="0">
    <w:nsid w:val="548A07A8"/>
    <w:multiLevelType w:val="multilevel"/>
    <w:tmpl w:val="84984D1C"/>
    <w:lvl w:ilvl="0">
      <w:start w:val="1"/>
      <w:numFmt w:val="decimal"/>
      <w:pStyle w:val="Heading1NOTvisible"/>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BD3C2E"/>
    <w:multiLevelType w:val="hybridMultilevel"/>
    <w:tmpl w:val="FFFFFFFF"/>
    <w:lvl w:ilvl="0" w:tplc="C7AE037C">
      <w:start w:val="1"/>
      <w:numFmt w:val="bullet"/>
      <w:lvlText w:val="·"/>
      <w:lvlJc w:val="left"/>
      <w:pPr>
        <w:ind w:left="720" w:hanging="360"/>
      </w:pPr>
      <w:rPr>
        <w:rFonts w:ascii="Symbol" w:hAnsi="Symbol" w:hint="default"/>
      </w:rPr>
    </w:lvl>
    <w:lvl w:ilvl="1" w:tplc="1584EF22">
      <w:start w:val="1"/>
      <w:numFmt w:val="bullet"/>
      <w:lvlText w:val="o"/>
      <w:lvlJc w:val="left"/>
      <w:pPr>
        <w:ind w:left="1440" w:hanging="360"/>
      </w:pPr>
      <w:rPr>
        <w:rFonts w:ascii="Courier New" w:hAnsi="Courier New" w:hint="default"/>
      </w:rPr>
    </w:lvl>
    <w:lvl w:ilvl="2" w:tplc="95D8F942">
      <w:start w:val="1"/>
      <w:numFmt w:val="bullet"/>
      <w:lvlText w:val=""/>
      <w:lvlJc w:val="left"/>
      <w:pPr>
        <w:ind w:left="2160" w:hanging="360"/>
      </w:pPr>
      <w:rPr>
        <w:rFonts w:ascii="Wingdings" w:hAnsi="Wingdings" w:hint="default"/>
      </w:rPr>
    </w:lvl>
    <w:lvl w:ilvl="3" w:tplc="F6D87936">
      <w:start w:val="1"/>
      <w:numFmt w:val="bullet"/>
      <w:lvlText w:val=""/>
      <w:lvlJc w:val="left"/>
      <w:pPr>
        <w:ind w:left="2880" w:hanging="360"/>
      </w:pPr>
      <w:rPr>
        <w:rFonts w:ascii="Symbol" w:hAnsi="Symbol" w:hint="default"/>
      </w:rPr>
    </w:lvl>
    <w:lvl w:ilvl="4" w:tplc="927C230C">
      <w:start w:val="1"/>
      <w:numFmt w:val="bullet"/>
      <w:lvlText w:val="o"/>
      <w:lvlJc w:val="left"/>
      <w:pPr>
        <w:ind w:left="3600" w:hanging="360"/>
      </w:pPr>
      <w:rPr>
        <w:rFonts w:ascii="Courier New" w:hAnsi="Courier New" w:hint="default"/>
      </w:rPr>
    </w:lvl>
    <w:lvl w:ilvl="5" w:tplc="02361736">
      <w:start w:val="1"/>
      <w:numFmt w:val="bullet"/>
      <w:lvlText w:val=""/>
      <w:lvlJc w:val="left"/>
      <w:pPr>
        <w:ind w:left="4320" w:hanging="360"/>
      </w:pPr>
      <w:rPr>
        <w:rFonts w:ascii="Wingdings" w:hAnsi="Wingdings" w:hint="default"/>
      </w:rPr>
    </w:lvl>
    <w:lvl w:ilvl="6" w:tplc="F8F42E14">
      <w:start w:val="1"/>
      <w:numFmt w:val="bullet"/>
      <w:lvlText w:val=""/>
      <w:lvlJc w:val="left"/>
      <w:pPr>
        <w:ind w:left="5040" w:hanging="360"/>
      </w:pPr>
      <w:rPr>
        <w:rFonts w:ascii="Symbol" w:hAnsi="Symbol" w:hint="default"/>
      </w:rPr>
    </w:lvl>
    <w:lvl w:ilvl="7" w:tplc="3080FBF0">
      <w:start w:val="1"/>
      <w:numFmt w:val="bullet"/>
      <w:lvlText w:val="o"/>
      <w:lvlJc w:val="left"/>
      <w:pPr>
        <w:ind w:left="5760" w:hanging="360"/>
      </w:pPr>
      <w:rPr>
        <w:rFonts w:ascii="Courier New" w:hAnsi="Courier New" w:hint="default"/>
      </w:rPr>
    </w:lvl>
    <w:lvl w:ilvl="8" w:tplc="DA824424">
      <w:start w:val="1"/>
      <w:numFmt w:val="bullet"/>
      <w:lvlText w:val=""/>
      <w:lvlJc w:val="left"/>
      <w:pPr>
        <w:ind w:left="6480" w:hanging="360"/>
      </w:pPr>
      <w:rPr>
        <w:rFonts w:ascii="Wingdings" w:hAnsi="Wingdings" w:hint="default"/>
      </w:rPr>
    </w:lvl>
  </w:abstractNum>
  <w:abstractNum w:abstractNumId="23" w15:restartNumberingAfterBreak="0">
    <w:nsid w:val="56B2341C"/>
    <w:multiLevelType w:val="hybridMultilevel"/>
    <w:tmpl w:val="8F343404"/>
    <w:lvl w:ilvl="0" w:tplc="FC1413D2">
      <w:start w:val="1"/>
      <w:numFmt w:val="bullet"/>
      <w:lvlText w:val="•"/>
      <w:lvlJc w:val="left"/>
      <w:pPr>
        <w:tabs>
          <w:tab w:val="num" w:pos="720"/>
        </w:tabs>
        <w:ind w:left="720" w:hanging="360"/>
      </w:pPr>
      <w:rPr>
        <w:rFonts w:ascii="Times New Roman" w:hAnsi="Times New Roman" w:hint="default"/>
      </w:rPr>
    </w:lvl>
    <w:lvl w:ilvl="1" w:tplc="9C90A9F4" w:tentative="1">
      <w:start w:val="1"/>
      <w:numFmt w:val="bullet"/>
      <w:lvlText w:val="•"/>
      <w:lvlJc w:val="left"/>
      <w:pPr>
        <w:tabs>
          <w:tab w:val="num" w:pos="1440"/>
        </w:tabs>
        <w:ind w:left="1440" w:hanging="360"/>
      </w:pPr>
      <w:rPr>
        <w:rFonts w:ascii="Times New Roman" w:hAnsi="Times New Roman" w:hint="default"/>
      </w:rPr>
    </w:lvl>
    <w:lvl w:ilvl="2" w:tplc="9E06BDCC" w:tentative="1">
      <w:start w:val="1"/>
      <w:numFmt w:val="bullet"/>
      <w:lvlText w:val="•"/>
      <w:lvlJc w:val="left"/>
      <w:pPr>
        <w:tabs>
          <w:tab w:val="num" w:pos="2160"/>
        </w:tabs>
        <w:ind w:left="2160" w:hanging="360"/>
      </w:pPr>
      <w:rPr>
        <w:rFonts w:ascii="Times New Roman" w:hAnsi="Times New Roman" w:hint="default"/>
      </w:rPr>
    </w:lvl>
    <w:lvl w:ilvl="3" w:tplc="F0E62914" w:tentative="1">
      <w:start w:val="1"/>
      <w:numFmt w:val="bullet"/>
      <w:lvlText w:val="•"/>
      <w:lvlJc w:val="left"/>
      <w:pPr>
        <w:tabs>
          <w:tab w:val="num" w:pos="2880"/>
        </w:tabs>
        <w:ind w:left="2880" w:hanging="360"/>
      </w:pPr>
      <w:rPr>
        <w:rFonts w:ascii="Times New Roman" w:hAnsi="Times New Roman" w:hint="default"/>
      </w:rPr>
    </w:lvl>
    <w:lvl w:ilvl="4" w:tplc="2D72F518" w:tentative="1">
      <w:start w:val="1"/>
      <w:numFmt w:val="bullet"/>
      <w:lvlText w:val="•"/>
      <w:lvlJc w:val="left"/>
      <w:pPr>
        <w:tabs>
          <w:tab w:val="num" w:pos="3600"/>
        </w:tabs>
        <w:ind w:left="3600" w:hanging="360"/>
      </w:pPr>
      <w:rPr>
        <w:rFonts w:ascii="Times New Roman" w:hAnsi="Times New Roman" w:hint="default"/>
      </w:rPr>
    </w:lvl>
    <w:lvl w:ilvl="5" w:tplc="3CBAFE38" w:tentative="1">
      <w:start w:val="1"/>
      <w:numFmt w:val="bullet"/>
      <w:lvlText w:val="•"/>
      <w:lvlJc w:val="left"/>
      <w:pPr>
        <w:tabs>
          <w:tab w:val="num" w:pos="4320"/>
        </w:tabs>
        <w:ind w:left="4320" w:hanging="360"/>
      </w:pPr>
      <w:rPr>
        <w:rFonts w:ascii="Times New Roman" w:hAnsi="Times New Roman" w:hint="default"/>
      </w:rPr>
    </w:lvl>
    <w:lvl w:ilvl="6" w:tplc="6E124946" w:tentative="1">
      <w:start w:val="1"/>
      <w:numFmt w:val="bullet"/>
      <w:lvlText w:val="•"/>
      <w:lvlJc w:val="left"/>
      <w:pPr>
        <w:tabs>
          <w:tab w:val="num" w:pos="5040"/>
        </w:tabs>
        <w:ind w:left="5040" w:hanging="360"/>
      </w:pPr>
      <w:rPr>
        <w:rFonts w:ascii="Times New Roman" w:hAnsi="Times New Roman" w:hint="default"/>
      </w:rPr>
    </w:lvl>
    <w:lvl w:ilvl="7" w:tplc="71C28C76" w:tentative="1">
      <w:start w:val="1"/>
      <w:numFmt w:val="bullet"/>
      <w:lvlText w:val="•"/>
      <w:lvlJc w:val="left"/>
      <w:pPr>
        <w:tabs>
          <w:tab w:val="num" w:pos="5760"/>
        </w:tabs>
        <w:ind w:left="5760" w:hanging="360"/>
      </w:pPr>
      <w:rPr>
        <w:rFonts w:ascii="Times New Roman" w:hAnsi="Times New Roman" w:hint="default"/>
      </w:rPr>
    </w:lvl>
    <w:lvl w:ilvl="8" w:tplc="EE0863E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88A0653"/>
    <w:multiLevelType w:val="hybridMultilevel"/>
    <w:tmpl w:val="30C0A15E"/>
    <w:lvl w:ilvl="0" w:tplc="1A2444D0">
      <w:start w:val="1"/>
      <w:numFmt w:val="bullet"/>
      <w:lvlText w:val=""/>
      <w:lvlJc w:val="left"/>
      <w:pPr>
        <w:ind w:left="720" w:hanging="360"/>
      </w:pPr>
      <w:rPr>
        <w:rFonts w:ascii="Symbol" w:hAnsi="Symbol" w:hint="default"/>
      </w:rPr>
    </w:lvl>
    <w:lvl w:ilvl="1" w:tplc="64BE3E4A">
      <w:start w:val="1"/>
      <w:numFmt w:val="bullet"/>
      <w:lvlText w:val="o"/>
      <w:lvlJc w:val="left"/>
      <w:pPr>
        <w:ind w:left="1440" w:hanging="360"/>
      </w:pPr>
      <w:rPr>
        <w:rFonts w:ascii="Courier New" w:hAnsi="Courier New" w:hint="default"/>
      </w:rPr>
    </w:lvl>
    <w:lvl w:ilvl="2" w:tplc="29DAD558">
      <w:start w:val="1"/>
      <w:numFmt w:val="bullet"/>
      <w:lvlText w:val="§"/>
      <w:lvlJc w:val="left"/>
      <w:pPr>
        <w:ind w:left="2160" w:hanging="360"/>
      </w:pPr>
      <w:rPr>
        <w:rFonts w:ascii="Wingdings" w:hAnsi="Wingdings" w:hint="default"/>
      </w:rPr>
    </w:lvl>
    <w:lvl w:ilvl="3" w:tplc="18305AB0">
      <w:start w:val="1"/>
      <w:numFmt w:val="bullet"/>
      <w:lvlText w:val=""/>
      <w:lvlJc w:val="left"/>
      <w:pPr>
        <w:ind w:left="2880" w:hanging="360"/>
      </w:pPr>
      <w:rPr>
        <w:rFonts w:ascii="Symbol" w:hAnsi="Symbol" w:hint="default"/>
      </w:rPr>
    </w:lvl>
    <w:lvl w:ilvl="4" w:tplc="A01844DA">
      <w:start w:val="1"/>
      <w:numFmt w:val="bullet"/>
      <w:lvlText w:val="o"/>
      <w:lvlJc w:val="left"/>
      <w:pPr>
        <w:ind w:left="3600" w:hanging="360"/>
      </w:pPr>
      <w:rPr>
        <w:rFonts w:ascii="Courier New" w:hAnsi="Courier New" w:hint="default"/>
      </w:rPr>
    </w:lvl>
    <w:lvl w:ilvl="5" w:tplc="C4081BAC">
      <w:start w:val="1"/>
      <w:numFmt w:val="bullet"/>
      <w:lvlText w:val=""/>
      <w:lvlJc w:val="left"/>
      <w:pPr>
        <w:ind w:left="4320" w:hanging="360"/>
      </w:pPr>
      <w:rPr>
        <w:rFonts w:ascii="Wingdings" w:hAnsi="Wingdings" w:hint="default"/>
      </w:rPr>
    </w:lvl>
    <w:lvl w:ilvl="6" w:tplc="DD92B810">
      <w:start w:val="1"/>
      <w:numFmt w:val="bullet"/>
      <w:lvlText w:val=""/>
      <w:lvlJc w:val="left"/>
      <w:pPr>
        <w:ind w:left="5040" w:hanging="360"/>
      </w:pPr>
      <w:rPr>
        <w:rFonts w:ascii="Symbol" w:hAnsi="Symbol" w:hint="default"/>
      </w:rPr>
    </w:lvl>
    <w:lvl w:ilvl="7" w:tplc="E86AF1AE">
      <w:start w:val="1"/>
      <w:numFmt w:val="bullet"/>
      <w:lvlText w:val="o"/>
      <w:lvlJc w:val="left"/>
      <w:pPr>
        <w:ind w:left="5760" w:hanging="360"/>
      </w:pPr>
      <w:rPr>
        <w:rFonts w:ascii="Courier New" w:hAnsi="Courier New" w:hint="default"/>
      </w:rPr>
    </w:lvl>
    <w:lvl w:ilvl="8" w:tplc="276C9C50">
      <w:start w:val="1"/>
      <w:numFmt w:val="bullet"/>
      <w:lvlText w:val=""/>
      <w:lvlJc w:val="left"/>
      <w:pPr>
        <w:ind w:left="6480" w:hanging="360"/>
      </w:pPr>
      <w:rPr>
        <w:rFonts w:ascii="Wingdings" w:hAnsi="Wingdings" w:hint="default"/>
      </w:rPr>
    </w:lvl>
  </w:abstractNum>
  <w:abstractNum w:abstractNumId="25" w15:restartNumberingAfterBreak="0">
    <w:nsid w:val="5AFDC97C"/>
    <w:multiLevelType w:val="hybridMultilevel"/>
    <w:tmpl w:val="8FE81A22"/>
    <w:lvl w:ilvl="0" w:tplc="11BEF1D4">
      <w:start w:val="1"/>
      <w:numFmt w:val="bullet"/>
      <w:lvlText w:val="·"/>
      <w:lvlJc w:val="left"/>
      <w:pPr>
        <w:ind w:left="720" w:hanging="360"/>
      </w:pPr>
      <w:rPr>
        <w:rFonts w:ascii="Symbol" w:hAnsi="Symbol" w:hint="default"/>
      </w:rPr>
    </w:lvl>
    <w:lvl w:ilvl="1" w:tplc="0FC67B18">
      <w:start w:val="1"/>
      <w:numFmt w:val="bullet"/>
      <w:lvlText w:val="o"/>
      <w:lvlJc w:val="left"/>
      <w:pPr>
        <w:ind w:left="1440" w:hanging="360"/>
      </w:pPr>
      <w:rPr>
        <w:rFonts w:ascii="Courier New" w:hAnsi="Courier New" w:hint="default"/>
      </w:rPr>
    </w:lvl>
    <w:lvl w:ilvl="2" w:tplc="C69CF22E">
      <w:start w:val="1"/>
      <w:numFmt w:val="bullet"/>
      <w:lvlText w:val=""/>
      <w:lvlJc w:val="left"/>
      <w:pPr>
        <w:ind w:left="2160" w:hanging="360"/>
      </w:pPr>
      <w:rPr>
        <w:rFonts w:ascii="Wingdings" w:hAnsi="Wingdings" w:hint="default"/>
      </w:rPr>
    </w:lvl>
    <w:lvl w:ilvl="3" w:tplc="5F34D004">
      <w:start w:val="1"/>
      <w:numFmt w:val="bullet"/>
      <w:lvlText w:val=""/>
      <w:lvlJc w:val="left"/>
      <w:pPr>
        <w:ind w:left="2880" w:hanging="360"/>
      </w:pPr>
      <w:rPr>
        <w:rFonts w:ascii="Symbol" w:hAnsi="Symbol" w:hint="default"/>
      </w:rPr>
    </w:lvl>
    <w:lvl w:ilvl="4" w:tplc="AD2C03A2">
      <w:start w:val="1"/>
      <w:numFmt w:val="bullet"/>
      <w:lvlText w:val="o"/>
      <w:lvlJc w:val="left"/>
      <w:pPr>
        <w:ind w:left="3600" w:hanging="360"/>
      </w:pPr>
      <w:rPr>
        <w:rFonts w:ascii="Courier New" w:hAnsi="Courier New" w:hint="default"/>
      </w:rPr>
    </w:lvl>
    <w:lvl w:ilvl="5" w:tplc="B20E6FB8">
      <w:start w:val="1"/>
      <w:numFmt w:val="bullet"/>
      <w:lvlText w:val=""/>
      <w:lvlJc w:val="left"/>
      <w:pPr>
        <w:ind w:left="4320" w:hanging="360"/>
      </w:pPr>
      <w:rPr>
        <w:rFonts w:ascii="Wingdings" w:hAnsi="Wingdings" w:hint="default"/>
      </w:rPr>
    </w:lvl>
    <w:lvl w:ilvl="6" w:tplc="6D605DB2">
      <w:start w:val="1"/>
      <w:numFmt w:val="bullet"/>
      <w:lvlText w:val=""/>
      <w:lvlJc w:val="left"/>
      <w:pPr>
        <w:ind w:left="5040" w:hanging="360"/>
      </w:pPr>
      <w:rPr>
        <w:rFonts w:ascii="Symbol" w:hAnsi="Symbol" w:hint="default"/>
      </w:rPr>
    </w:lvl>
    <w:lvl w:ilvl="7" w:tplc="11CE9062">
      <w:start w:val="1"/>
      <w:numFmt w:val="bullet"/>
      <w:lvlText w:val="o"/>
      <w:lvlJc w:val="left"/>
      <w:pPr>
        <w:ind w:left="5760" w:hanging="360"/>
      </w:pPr>
      <w:rPr>
        <w:rFonts w:ascii="Courier New" w:hAnsi="Courier New" w:hint="default"/>
      </w:rPr>
    </w:lvl>
    <w:lvl w:ilvl="8" w:tplc="8BE0995A">
      <w:start w:val="1"/>
      <w:numFmt w:val="bullet"/>
      <w:lvlText w:val=""/>
      <w:lvlJc w:val="left"/>
      <w:pPr>
        <w:ind w:left="6480" w:hanging="360"/>
      </w:pPr>
      <w:rPr>
        <w:rFonts w:ascii="Wingdings" w:hAnsi="Wingdings" w:hint="default"/>
      </w:rPr>
    </w:lvl>
  </w:abstractNum>
  <w:abstractNum w:abstractNumId="26" w15:restartNumberingAfterBreak="0">
    <w:nsid w:val="5B1463E3"/>
    <w:multiLevelType w:val="hybridMultilevel"/>
    <w:tmpl w:val="09903B9A"/>
    <w:lvl w:ilvl="0" w:tplc="E3BA0D08">
      <w:start w:val="1"/>
      <w:numFmt w:val="bullet"/>
      <w:pStyle w:val="Bullet3-cover"/>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5F9516FC"/>
    <w:multiLevelType w:val="hybridMultilevel"/>
    <w:tmpl w:val="89867A4C"/>
    <w:lvl w:ilvl="0" w:tplc="4C921042">
      <w:start w:val="1"/>
      <w:numFmt w:val="bullet"/>
      <w:pStyle w:val="Bullet1-cov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D67160"/>
    <w:multiLevelType w:val="hybridMultilevel"/>
    <w:tmpl w:val="59CE91F0"/>
    <w:lvl w:ilvl="0" w:tplc="571C4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6F7BDE"/>
    <w:multiLevelType w:val="hybridMultilevel"/>
    <w:tmpl w:val="AF0613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8B7657"/>
    <w:multiLevelType w:val="hybridMultilevel"/>
    <w:tmpl w:val="79F084F4"/>
    <w:lvl w:ilvl="0" w:tplc="1C66EA24">
      <w:start w:val="1"/>
      <w:numFmt w:val="bullet"/>
      <w:pStyle w:val="Bullet2"/>
      <w:lvlText w:val=""/>
      <w:lvlJc w:val="left"/>
      <w:pPr>
        <w:ind w:left="900" w:hanging="360"/>
      </w:pPr>
      <w:rPr>
        <w:rFonts w:ascii="Wingdings" w:hAnsi="Wingdings" w:hint="default"/>
        <w:color w:val="0E94BC"/>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6E1E5325"/>
    <w:multiLevelType w:val="hybridMultilevel"/>
    <w:tmpl w:val="A8626912"/>
    <w:lvl w:ilvl="0" w:tplc="3A344642">
      <w:start w:val="1"/>
      <w:numFmt w:val="bullet"/>
      <w:pStyle w:val="Bullet2-cover"/>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4548E7"/>
    <w:multiLevelType w:val="multilevel"/>
    <w:tmpl w:val="E24281C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59F3597"/>
    <w:multiLevelType w:val="multilevel"/>
    <w:tmpl w:val="A77E1F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E14C94"/>
    <w:multiLevelType w:val="hybridMultilevel"/>
    <w:tmpl w:val="7DBE45B2"/>
    <w:lvl w:ilvl="0" w:tplc="4F0CCEAC">
      <w:start w:val="1"/>
      <w:numFmt w:val="bullet"/>
      <w:lvlText w:val=""/>
      <w:lvlJc w:val="left"/>
      <w:pPr>
        <w:ind w:left="720" w:hanging="360"/>
      </w:pPr>
      <w:rPr>
        <w:rFonts w:ascii="Symbol" w:hAnsi="Symbol" w:hint="default"/>
      </w:rPr>
    </w:lvl>
    <w:lvl w:ilvl="1" w:tplc="5080D3FC">
      <w:start w:val="1"/>
      <w:numFmt w:val="bullet"/>
      <w:lvlText w:val="o"/>
      <w:lvlJc w:val="left"/>
      <w:pPr>
        <w:ind w:left="1440" w:hanging="360"/>
      </w:pPr>
      <w:rPr>
        <w:rFonts w:ascii="Courier New" w:hAnsi="Courier New" w:hint="default"/>
      </w:rPr>
    </w:lvl>
    <w:lvl w:ilvl="2" w:tplc="11DA2C2C">
      <w:start w:val="1"/>
      <w:numFmt w:val="bullet"/>
      <w:lvlText w:val="§"/>
      <w:lvlJc w:val="left"/>
      <w:pPr>
        <w:ind w:left="2160" w:hanging="360"/>
      </w:pPr>
      <w:rPr>
        <w:rFonts w:ascii="Wingdings" w:hAnsi="Wingdings" w:hint="default"/>
      </w:rPr>
    </w:lvl>
    <w:lvl w:ilvl="3" w:tplc="0EA40ED4">
      <w:start w:val="1"/>
      <w:numFmt w:val="bullet"/>
      <w:lvlText w:val=""/>
      <w:lvlJc w:val="left"/>
      <w:pPr>
        <w:ind w:left="2880" w:hanging="360"/>
      </w:pPr>
      <w:rPr>
        <w:rFonts w:ascii="Symbol" w:hAnsi="Symbol" w:hint="default"/>
      </w:rPr>
    </w:lvl>
    <w:lvl w:ilvl="4" w:tplc="298AD72C">
      <w:start w:val="1"/>
      <w:numFmt w:val="bullet"/>
      <w:lvlText w:val="o"/>
      <w:lvlJc w:val="left"/>
      <w:pPr>
        <w:ind w:left="3600" w:hanging="360"/>
      </w:pPr>
      <w:rPr>
        <w:rFonts w:ascii="Courier New" w:hAnsi="Courier New" w:hint="default"/>
      </w:rPr>
    </w:lvl>
    <w:lvl w:ilvl="5" w:tplc="32F43F6A">
      <w:start w:val="1"/>
      <w:numFmt w:val="bullet"/>
      <w:lvlText w:val=""/>
      <w:lvlJc w:val="left"/>
      <w:pPr>
        <w:ind w:left="4320" w:hanging="360"/>
      </w:pPr>
      <w:rPr>
        <w:rFonts w:ascii="Wingdings" w:hAnsi="Wingdings" w:hint="default"/>
      </w:rPr>
    </w:lvl>
    <w:lvl w:ilvl="6" w:tplc="1CC661F4">
      <w:start w:val="1"/>
      <w:numFmt w:val="bullet"/>
      <w:lvlText w:val=""/>
      <w:lvlJc w:val="left"/>
      <w:pPr>
        <w:ind w:left="5040" w:hanging="360"/>
      </w:pPr>
      <w:rPr>
        <w:rFonts w:ascii="Symbol" w:hAnsi="Symbol" w:hint="default"/>
      </w:rPr>
    </w:lvl>
    <w:lvl w:ilvl="7" w:tplc="2A1605F6">
      <w:start w:val="1"/>
      <w:numFmt w:val="bullet"/>
      <w:lvlText w:val="o"/>
      <w:lvlJc w:val="left"/>
      <w:pPr>
        <w:ind w:left="5760" w:hanging="360"/>
      </w:pPr>
      <w:rPr>
        <w:rFonts w:ascii="Courier New" w:hAnsi="Courier New" w:hint="default"/>
      </w:rPr>
    </w:lvl>
    <w:lvl w:ilvl="8" w:tplc="FD1839A6">
      <w:start w:val="1"/>
      <w:numFmt w:val="bullet"/>
      <w:lvlText w:val=""/>
      <w:lvlJc w:val="left"/>
      <w:pPr>
        <w:ind w:left="6480" w:hanging="360"/>
      </w:pPr>
      <w:rPr>
        <w:rFonts w:ascii="Wingdings" w:hAnsi="Wingdings" w:hint="default"/>
      </w:rPr>
    </w:lvl>
  </w:abstractNum>
  <w:num w:numId="1" w16cid:durableId="1905408512">
    <w:abstractNumId w:val="15"/>
  </w:num>
  <w:num w:numId="2" w16cid:durableId="1242790981">
    <w:abstractNumId w:val="5"/>
  </w:num>
  <w:num w:numId="3" w16cid:durableId="870413446">
    <w:abstractNumId w:val="7"/>
  </w:num>
  <w:num w:numId="4" w16cid:durableId="580409818">
    <w:abstractNumId w:val="24"/>
  </w:num>
  <w:num w:numId="5" w16cid:durableId="1200974553">
    <w:abstractNumId w:val="34"/>
  </w:num>
  <w:num w:numId="6" w16cid:durableId="25525034">
    <w:abstractNumId w:val="20"/>
  </w:num>
  <w:num w:numId="7" w16cid:durableId="1927765373">
    <w:abstractNumId w:val="1"/>
  </w:num>
  <w:num w:numId="8" w16cid:durableId="1153644516">
    <w:abstractNumId w:val="25"/>
  </w:num>
  <w:num w:numId="9" w16cid:durableId="1979265894">
    <w:abstractNumId w:val="4"/>
  </w:num>
  <w:num w:numId="10" w16cid:durableId="1571575875">
    <w:abstractNumId w:val="12"/>
  </w:num>
  <w:num w:numId="11" w16cid:durableId="87695304">
    <w:abstractNumId w:val="33"/>
  </w:num>
  <w:num w:numId="12" w16cid:durableId="875892774">
    <w:abstractNumId w:val="13"/>
  </w:num>
  <w:num w:numId="13" w16cid:durableId="916598282">
    <w:abstractNumId w:val="10"/>
  </w:num>
  <w:num w:numId="14" w16cid:durableId="53087491">
    <w:abstractNumId w:val="32"/>
  </w:num>
  <w:num w:numId="15" w16cid:durableId="890847417">
    <w:abstractNumId w:val="16"/>
  </w:num>
  <w:num w:numId="16" w16cid:durableId="2015717381">
    <w:abstractNumId w:val="17"/>
  </w:num>
  <w:num w:numId="17" w16cid:durableId="1787582591">
    <w:abstractNumId w:val="18"/>
  </w:num>
  <w:num w:numId="18" w16cid:durableId="851334522">
    <w:abstractNumId w:val="30"/>
  </w:num>
  <w:num w:numId="19" w16cid:durableId="510726895">
    <w:abstractNumId w:val="6"/>
  </w:num>
  <w:num w:numId="20" w16cid:durableId="1720011190">
    <w:abstractNumId w:val="3"/>
  </w:num>
  <w:num w:numId="21" w16cid:durableId="929314470">
    <w:abstractNumId w:val="3"/>
  </w:num>
  <w:num w:numId="22" w16cid:durableId="1975207471">
    <w:abstractNumId w:val="11"/>
  </w:num>
  <w:num w:numId="23" w16cid:durableId="1700660176">
    <w:abstractNumId w:val="27"/>
  </w:num>
  <w:num w:numId="24" w16cid:durableId="1647733803">
    <w:abstractNumId w:val="31"/>
  </w:num>
  <w:num w:numId="25" w16cid:durableId="972055307">
    <w:abstractNumId w:val="26"/>
  </w:num>
  <w:num w:numId="26" w16cid:durableId="3353108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1664070">
    <w:abstractNumId w:val="21"/>
  </w:num>
  <w:num w:numId="28" w16cid:durableId="913315426">
    <w:abstractNumId w:val="29"/>
  </w:num>
  <w:num w:numId="29" w16cid:durableId="1977640180">
    <w:abstractNumId w:val="28"/>
  </w:num>
  <w:num w:numId="30" w16cid:durableId="1158768428">
    <w:abstractNumId w:val="22"/>
  </w:num>
  <w:num w:numId="31" w16cid:durableId="1076053035">
    <w:abstractNumId w:val="9"/>
  </w:num>
  <w:num w:numId="32" w16cid:durableId="1268469836">
    <w:abstractNumId w:val="8"/>
  </w:num>
  <w:num w:numId="33" w16cid:durableId="554198731">
    <w:abstractNumId w:val="2"/>
  </w:num>
  <w:num w:numId="34" w16cid:durableId="950286719">
    <w:abstractNumId w:val="14"/>
  </w:num>
  <w:num w:numId="35" w16cid:durableId="1694765605">
    <w:abstractNumId w:val="0"/>
  </w:num>
  <w:num w:numId="36" w16cid:durableId="377514363">
    <w:abstractNumId w:val="19"/>
  </w:num>
  <w:num w:numId="37" w16cid:durableId="6681087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arbara Eberhard">
    <w15:presenceInfo w15:providerId="AD" w15:userId="S::beberhard@rivasolutionsinc.com::13bef3f3-fb12-4a3d-9a89-042abe4e4366"/>
  </w15:person>
  <w15:person w15:author="Raj Dasgupta">
    <w15:presenceInfo w15:providerId="AD" w15:userId="S::raj@rivasolutionsinc.com::6fcd87ce-4efe-4e14-9ae7-c4d506de9d83"/>
  </w15:person>
  <w15:person w15:author="ak@braventsystems.com">
    <w15:presenceInfo w15:providerId="AD" w15:userId="S::urn:spo:guest#ak@braventsystems.com::"/>
  </w15:person>
  <w15:person w15:author="Julia Quigley">
    <w15:presenceInfo w15:providerId="AD" w15:userId="S::jquigley@rivasolutionsinc.com::864166ed-f2f1-400f-a1fd-1d073e77c3ce"/>
  </w15:person>
  <w15:person w15:author="rahul.sundrani@stealth-us.com">
    <w15:presenceInfo w15:providerId="AD" w15:userId="S::urn:spo:guest#rahul.sundrani@stealth-us.com::"/>
  </w15:person>
  <w15:person w15:author="Reanna Hussaini">
    <w15:presenceInfo w15:providerId="AD" w15:userId="S::reanna@rivasolutionsinc.com::8b8587a4-3b80-431e-8d11-f29bd863a8dd"/>
  </w15:person>
  <w15:person w15:author="Sean Fitzpatrick">
    <w15:presenceInfo w15:providerId="AD" w15:userId="S::sfitzpatrick@rivasolutionsinc.com::a54fc87e-a965-47a2-ac48-e1abeb1e02e0"/>
  </w15:person>
  <w15:person w15:author="Rachel De Geyndt">
    <w15:presenceInfo w15:providerId="AD" w15:userId="S::rdegeyndt@rivasolutionsinc.com::e55333d0-bbdb-4a06-aa57-53b372649f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RIVAtablesty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176"/>
    <w:rsid w:val="00000261"/>
    <w:rsid w:val="000006A6"/>
    <w:rsid w:val="0000133C"/>
    <w:rsid w:val="0000147E"/>
    <w:rsid w:val="00001C40"/>
    <w:rsid w:val="00001E6A"/>
    <w:rsid w:val="00002403"/>
    <w:rsid w:val="00002925"/>
    <w:rsid w:val="00002BEB"/>
    <w:rsid w:val="00002C90"/>
    <w:rsid w:val="00003516"/>
    <w:rsid w:val="00003CFE"/>
    <w:rsid w:val="00003E08"/>
    <w:rsid w:val="000046AA"/>
    <w:rsid w:val="0000477A"/>
    <w:rsid w:val="00004A54"/>
    <w:rsid w:val="00006A96"/>
    <w:rsid w:val="000073A9"/>
    <w:rsid w:val="0000791E"/>
    <w:rsid w:val="00007E6A"/>
    <w:rsid w:val="000101E8"/>
    <w:rsid w:val="000109B8"/>
    <w:rsid w:val="00010B3A"/>
    <w:rsid w:val="00011570"/>
    <w:rsid w:val="00011C8D"/>
    <w:rsid w:val="00011D68"/>
    <w:rsid w:val="00011E5A"/>
    <w:rsid w:val="00011F42"/>
    <w:rsid w:val="0001352E"/>
    <w:rsid w:val="000136B9"/>
    <w:rsid w:val="00013D05"/>
    <w:rsid w:val="00014030"/>
    <w:rsid w:val="0001426B"/>
    <w:rsid w:val="000146E9"/>
    <w:rsid w:val="00014964"/>
    <w:rsid w:val="00014A21"/>
    <w:rsid w:val="00014F33"/>
    <w:rsid w:val="00015208"/>
    <w:rsid w:val="0001530F"/>
    <w:rsid w:val="00015515"/>
    <w:rsid w:val="00015942"/>
    <w:rsid w:val="00015B41"/>
    <w:rsid w:val="00015C4A"/>
    <w:rsid w:val="00016B6F"/>
    <w:rsid w:val="000170FE"/>
    <w:rsid w:val="0001767E"/>
    <w:rsid w:val="00017713"/>
    <w:rsid w:val="00017CB1"/>
    <w:rsid w:val="00017DD4"/>
    <w:rsid w:val="000202FF"/>
    <w:rsid w:val="00020650"/>
    <w:rsid w:val="00020986"/>
    <w:rsid w:val="00020C52"/>
    <w:rsid w:val="0002256C"/>
    <w:rsid w:val="00022CA3"/>
    <w:rsid w:val="00022E71"/>
    <w:rsid w:val="00023984"/>
    <w:rsid w:val="00023ABA"/>
    <w:rsid w:val="00024281"/>
    <w:rsid w:val="00024624"/>
    <w:rsid w:val="000247C5"/>
    <w:rsid w:val="00024BC3"/>
    <w:rsid w:val="00025494"/>
    <w:rsid w:val="0002550B"/>
    <w:rsid w:val="00026017"/>
    <w:rsid w:val="00026783"/>
    <w:rsid w:val="00026951"/>
    <w:rsid w:val="00026A87"/>
    <w:rsid w:val="00027B16"/>
    <w:rsid w:val="00027D46"/>
    <w:rsid w:val="00030B48"/>
    <w:rsid w:val="00030C3A"/>
    <w:rsid w:val="00030E12"/>
    <w:rsid w:val="00031238"/>
    <w:rsid w:val="00031329"/>
    <w:rsid w:val="0003236A"/>
    <w:rsid w:val="000325B0"/>
    <w:rsid w:val="0003284F"/>
    <w:rsid w:val="00032C3E"/>
    <w:rsid w:val="00032E1A"/>
    <w:rsid w:val="00032F38"/>
    <w:rsid w:val="00032F6C"/>
    <w:rsid w:val="00033A90"/>
    <w:rsid w:val="000341F9"/>
    <w:rsid w:val="000343ED"/>
    <w:rsid w:val="00034563"/>
    <w:rsid w:val="00035579"/>
    <w:rsid w:val="00035DDD"/>
    <w:rsid w:val="00036274"/>
    <w:rsid w:val="00036401"/>
    <w:rsid w:val="00036536"/>
    <w:rsid w:val="000365FE"/>
    <w:rsid w:val="00036D29"/>
    <w:rsid w:val="0003715D"/>
    <w:rsid w:val="00037327"/>
    <w:rsid w:val="000376CF"/>
    <w:rsid w:val="00037BDD"/>
    <w:rsid w:val="00037C19"/>
    <w:rsid w:val="0004017E"/>
    <w:rsid w:val="000402BF"/>
    <w:rsid w:val="000404AF"/>
    <w:rsid w:val="00040580"/>
    <w:rsid w:val="00040EAF"/>
    <w:rsid w:val="000412F0"/>
    <w:rsid w:val="000413B2"/>
    <w:rsid w:val="00041DF4"/>
    <w:rsid w:val="000420DB"/>
    <w:rsid w:val="00042212"/>
    <w:rsid w:val="000428D4"/>
    <w:rsid w:val="00042AE4"/>
    <w:rsid w:val="000431C6"/>
    <w:rsid w:val="000435D7"/>
    <w:rsid w:val="00043735"/>
    <w:rsid w:val="00044075"/>
    <w:rsid w:val="000442F5"/>
    <w:rsid w:val="00044818"/>
    <w:rsid w:val="00044C05"/>
    <w:rsid w:val="00044C3A"/>
    <w:rsid w:val="0004566C"/>
    <w:rsid w:val="000457CD"/>
    <w:rsid w:val="00045907"/>
    <w:rsid w:val="000459B3"/>
    <w:rsid w:val="00045E2E"/>
    <w:rsid w:val="00046038"/>
    <w:rsid w:val="0004614C"/>
    <w:rsid w:val="000469C9"/>
    <w:rsid w:val="00046E5B"/>
    <w:rsid w:val="00047788"/>
    <w:rsid w:val="000479A4"/>
    <w:rsid w:val="00047ACC"/>
    <w:rsid w:val="00047BC1"/>
    <w:rsid w:val="000501A8"/>
    <w:rsid w:val="00050292"/>
    <w:rsid w:val="00050707"/>
    <w:rsid w:val="00051120"/>
    <w:rsid w:val="00051263"/>
    <w:rsid w:val="00051628"/>
    <w:rsid w:val="00051933"/>
    <w:rsid w:val="00051AB2"/>
    <w:rsid w:val="00051BDA"/>
    <w:rsid w:val="0005249E"/>
    <w:rsid w:val="00052EED"/>
    <w:rsid w:val="00053530"/>
    <w:rsid w:val="0005354C"/>
    <w:rsid w:val="00053B54"/>
    <w:rsid w:val="00053BEC"/>
    <w:rsid w:val="00054E06"/>
    <w:rsid w:val="000554EF"/>
    <w:rsid w:val="00055E76"/>
    <w:rsid w:val="0005631B"/>
    <w:rsid w:val="00056347"/>
    <w:rsid w:val="00056A65"/>
    <w:rsid w:val="00056FF9"/>
    <w:rsid w:val="00057012"/>
    <w:rsid w:val="000571FB"/>
    <w:rsid w:val="000572A9"/>
    <w:rsid w:val="00057AF7"/>
    <w:rsid w:val="00057C91"/>
    <w:rsid w:val="00057EE9"/>
    <w:rsid w:val="00060151"/>
    <w:rsid w:val="00060469"/>
    <w:rsid w:val="0006081F"/>
    <w:rsid w:val="00061387"/>
    <w:rsid w:val="00061B53"/>
    <w:rsid w:val="00061D86"/>
    <w:rsid w:val="00062074"/>
    <w:rsid w:val="000623DB"/>
    <w:rsid w:val="000635C1"/>
    <w:rsid w:val="00064C34"/>
    <w:rsid w:val="00065BB4"/>
    <w:rsid w:val="00066870"/>
    <w:rsid w:val="0006792A"/>
    <w:rsid w:val="00070826"/>
    <w:rsid w:val="000712B5"/>
    <w:rsid w:val="00071951"/>
    <w:rsid w:val="00071D8F"/>
    <w:rsid w:val="00071F17"/>
    <w:rsid w:val="00072952"/>
    <w:rsid w:val="00072B2C"/>
    <w:rsid w:val="00072B7C"/>
    <w:rsid w:val="00073DF5"/>
    <w:rsid w:val="00074331"/>
    <w:rsid w:val="0007585F"/>
    <w:rsid w:val="000758AB"/>
    <w:rsid w:val="00075A72"/>
    <w:rsid w:val="00075B82"/>
    <w:rsid w:val="00075EBF"/>
    <w:rsid w:val="00075FE5"/>
    <w:rsid w:val="00076288"/>
    <w:rsid w:val="00076ADF"/>
    <w:rsid w:val="00077FE1"/>
    <w:rsid w:val="00080057"/>
    <w:rsid w:val="00080150"/>
    <w:rsid w:val="00080A0C"/>
    <w:rsid w:val="00080DF2"/>
    <w:rsid w:val="00080F62"/>
    <w:rsid w:val="00081044"/>
    <w:rsid w:val="000828D7"/>
    <w:rsid w:val="000830A4"/>
    <w:rsid w:val="00083CE1"/>
    <w:rsid w:val="00084E35"/>
    <w:rsid w:val="0008504D"/>
    <w:rsid w:val="00085428"/>
    <w:rsid w:val="00085E5D"/>
    <w:rsid w:val="00085E6E"/>
    <w:rsid w:val="000860AD"/>
    <w:rsid w:val="000863FC"/>
    <w:rsid w:val="00087173"/>
    <w:rsid w:val="0008718A"/>
    <w:rsid w:val="00087465"/>
    <w:rsid w:val="00087993"/>
    <w:rsid w:val="00087E81"/>
    <w:rsid w:val="00090034"/>
    <w:rsid w:val="000906FD"/>
    <w:rsid w:val="00090C7D"/>
    <w:rsid w:val="00090E33"/>
    <w:rsid w:val="0009179C"/>
    <w:rsid w:val="00091984"/>
    <w:rsid w:val="000919F2"/>
    <w:rsid w:val="00091A1A"/>
    <w:rsid w:val="00091BA6"/>
    <w:rsid w:val="00091CF6"/>
    <w:rsid w:val="00091CFC"/>
    <w:rsid w:val="000923E9"/>
    <w:rsid w:val="00092608"/>
    <w:rsid w:val="00092930"/>
    <w:rsid w:val="00092F10"/>
    <w:rsid w:val="0009373B"/>
    <w:rsid w:val="000939FD"/>
    <w:rsid w:val="000943E5"/>
    <w:rsid w:val="000948F9"/>
    <w:rsid w:val="000950B0"/>
    <w:rsid w:val="000953BC"/>
    <w:rsid w:val="0009598F"/>
    <w:rsid w:val="00096184"/>
    <w:rsid w:val="0009669D"/>
    <w:rsid w:val="000966BA"/>
    <w:rsid w:val="000967A9"/>
    <w:rsid w:val="000973FB"/>
    <w:rsid w:val="00097569"/>
    <w:rsid w:val="00097CDC"/>
    <w:rsid w:val="00097DA6"/>
    <w:rsid w:val="000A0492"/>
    <w:rsid w:val="000A0C9D"/>
    <w:rsid w:val="000A0FC5"/>
    <w:rsid w:val="000A1561"/>
    <w:rsid w:val="000A1698"/>
    <w:rsid w:val="000A24B8"/>
    <w:rsid w:val="000A3141"/>
    <w:rsid w:val="000A3A66"/>
    <w:rsid w:val="000A3AAF"/>
    <w:rsid w:val="000A3AF1"/>
    <w:rsid w:val="000A40F2"/>
    <w:rsid w:val="000A4D35"/>
    <w:rsid w:val="000A4FD8"/>
    <w:rsid w:val="000A5CA5"/>
    <w:rsid w:val="000A651E"/>
    <w:rsid w:val="000A7183"/>
    <w:rsid w:val="000A71F1"/>
    <w:rsid w:val="000A7259"/>
    <w:rsid w:val="000A7544"/>
    <w:rsid w:val="000A78B2"/>
    <w:rsid w:val="000B0614"/>
    <w:rsid w:val="000B078A"/>
    <w:rsid w:val="000B0B10"/>
    <w:rsid w:val="000B0C3F"/>
    <w:rsid w:val="000B10E5"/>
    <w:rsid w:val="000B11D8"/>
    <w:rsid w:val="000B15CD"/>
    <w:rsid w:val="000B2AD1"/>
    <w:rsid w:val="000B2D79"/>
    <w:rsid w:val="000B3A6D"/>
    <w:rsid w:val="000B4131"/>
    <w:rsid w:val="000B41D6"/>
    <w:rsid w:val="000B448B"/>
    <w:rsid w:val="000B467D"/>
    <w:rsid w:val="000B4872"/>
    <w:rsid w:val="000B4F49"/>
    <w:rsid w:val="000B59BA"/>
    <w:rsid w:val="000B5A97"/>
    <w:rsid w:val="000B5DE2"/>
    <w:rsid w:val="000B6131"/>
    <w:rsid w:val="000B6A77"/>
    <w:rsid w:val="000B6D1E"/>
    <w:rsid w:val="000B7165"/>
    <w:rsid w:val="000B7AB2"/>
    <w:rsid w:val="000B7EA2"/>
    <w:rsid w:val="000C0880"/>
    <w:rsid w:val="000C19D3"/>
    <w:rsid w:val="000C276B"/>
    <w:rsid w:val="000C2CFB"/>
    <w:rsid w:val="000C3496"/>
    <w:rsid w:val="000C4A27"/>
    <w:rsid w:val="000C4CCA"/>
    <w:rsid w:val="000C6612"/>
    <w:rsid w:val="000C77A8"/>
    <w:rsid w:val="000C79C8"/>
    <w:rsid w:val="000C7AFD"/>
    <w:rsid w:val="000C7CD7"/>
    <w:rsid w:val="000C7F32"/>
    <w:rsid w:val="000D1644"/>
    <w:rsid w:val="000D170F"/>
    <w:rsid w:val="000D175F"/>
    <w:rsid w:val="000D1E2E"/>
    <w:rsid w:val="000D1F3E"/>
    <w:rsid w:val="000D1F76"/>
    <w:rsid w:val="000D208B"/>
    <w:rsid w:val="000D22E7"/>
    <w:rsid w:val="000D241D"/>
    <w:rsid w:val="000D2DBB"/>
    <w:rsid w:val="000D3051"/>
    <w:rsid w:val="000D340A"/>
    <w:rsid w:val="000D3B65"/>
    <w:rsid w:val="000D3F32"/>
    <w:rsid w:val="000D3FB6"/>
    <w:rsid w:val="000D48D2"/>
    <w:rsid w:val="000D48DE"/>
    <w:rsid w:val="000D4B89"/>
    <w:rsid w:val="000D4F66"/>
    <w:rsid w:val="000D530E"/>
    <w:rsid w:val="000D53DB"/>
    <w:rsid w:val="000D5A55"/>
    <w:rsid w:val="000D63C4"/>
    <w:rsid w:val="000D702E"/>
    <w:rsid w:val="000D7063"/>
    <w:rsid w:val="000D7166"/>
    <w:rsid w:val="000D717E"/>
    <w:rsid w:val="000D7A31"/>
    <w:rsid w:val="000D7E02"/>
    <w:rsid w:val="000D7FDC"/>
    <w:rsid w:val="000E01B2"/>
    <w:rsid w:val="000E04ED"/>
    <w:rsid w:val="000E0A2D"/>
    <w:rsid w:val="000E15D3"/>
    <w:rsid w:val="000E24C0"/>
    <w:rsid w:val="000E2A4A"/>
    <w:rsid w:val="000E3838"/>
    <w:rsid w:val="000E3DBD"/>
    <w:rsid w:val="000E3F39"/>
    <w:rsid w:val="000E5133"/>
    <w:rsid w:val="000E5F33"/>
    <w:rsid w:val="000E630E"/>
    <w:rsid w:val="000E68E6"/>
    <w:rsid w:val="000E711A"/>
    <w:rsid w:val="000E7296"/>
    <w:rsid w:val="000E7468"/>
    <w:rsid w:val="000E7C84"/>
    <w:rsid w:val="000E7DBF"/>
    <w:rsid w:val="000F0AB4"/>
    <w:rsid w:val="000F0B26"/>
    <w:rsid w:val="000F0D37"/>
    <w:rsid w:val="000F18E7"/>
    <w:rsid w:val="000F25DE"/>
    <w:rsid w:val="000F2DF8"/>
    <w:rsid w:val="000F3DF7"/>
    <w:rsid w:val="000F3ECB"/>
    <w:rsid w:val="000F3EEE"/>
    <w:rsid w:val="000F46AF"/>
    <w:rsid w:val="000F4C68"/>
    <w:rsid w:val="000F4F6E"/>
    <w:rsid w:val="000F5914"/>
    <w:rsid w:val="000F5C1E"/>
    <w:rsid w:val="000F62C9"/>
    <w:rsid w:val="000F66DF"/>
    <w:rsid w:val="000F7346"/>
    <w:rsid w:val="000F7E11"/>
    <w:rsid w:val="0010021E"/>
    <w:rsid w:val="00100960"/>
    <w:rsid w:val="00100991"/>
    <w:rsid w:val="001010FE"/>
    <w:rsid w:val="00101C1B"/>
    <w:rsid w:val="00101F2C"/>
    <w:rsid w:val="001029F5"/>
    <w:rsid w:val="00103A51"/>
    <w:rsid w:val="00103AB8"/>
    <w:rsid w:val="00103FD9"/>
    <w:rsid w:val="001047B9"/>
    <w:rsid w:val="00104874"/>
    <w:rsid w:val="00105A08"/>
    <w:rsid w:val="00105AAA"/>
    <w:rsid w:val="00105FE3"/>
    <w:rsid w:val="0010610F"/>
    <w:rsid w:val="00106234"/>
    <w:rsid w:val="00106434"/>
    <w:rsid w:val="00106AFB"/>
    <w:rsid w:val="0010712A"/>
    <w:rsid w:val="00107562"/>
    <w:rsid w:val="00110083"/>
    <w:rsid w:val="0011082E"/>
    <w:rsid w:val="00111091"/>
    <w:rsid w:val="00111199"/>
    <w:rsid w:val="0011140A"/>
    <w:rsid w:val="001114EA"/>
    <w:rsid w:val="0011151A"/>
    <w:rsid w:val="0011229C"/>
    <w:rsid w:val="001122E5"/>
    <w:rsid w:val="001123EE"/>
    <w:rsid w:val="0011296C"/>
    <w:rsid w:val="00113019"/>
    <w:rsid w:val="00113212"/>
    <w:rsid w:val="0011351B"/>
    <w:rsid w:val="0011351E"/>
    <w:rsid w:val="00113D83"/>
    <w:rsid w:val="00113E9F"/>
    <w:rsid w:val="001141CF"/>
    <w:rsid w:val="00114781"/>
    <w:rsid w:val="00115233"/>
    <w:rsid w:val="00115CB6"/>
    <w:rsid w:val="00116782"/>
    <w:rsid w:val="00116F29"/>
    <w:rsid w:val="0011710D"/>
    <w:rsid w:val="00117205"/>
    <w:rsid w:val="001174B9"/>
    <w:rsid w:val="00120714"/>
    <w:rsid w:val="00120A32"/>
    <w:rsid w:val="00120AE0"/>
    <w:rsid w:val="00120AEB"/>
    <w:rsid w:val="00120B48"/>
    <w:rsid w:val="001210DD"/>
    <w:rsid w:val="00121109"/>
    <w:rsid w:val="001211E5"/>
    <w:rsid w:val="001215C8"/>
    <w:rsid w:val="0012164E"/>
    <w:rsid w:val="0012168A"/>
    <w:rsid w:val="001217C9"/>
    <w:rsid w:val="00121EE3"/>
    <w:rsid w:val="001222DE"/>
    <w:rsid w:val="00122649"/>
    <w:rsid w:val="00122EF5"/>
    <w:rsid w:val="00122F90"/>
    <w:rsid w:val="0012306D"/>
    <w:rsid w:val="001233ED"/>
    <w:rsid w:val="00123C18"/>
    <w:rsid w:val="00123C9B"/>
    <w:rsid w:val="00123D89"/>
    <w:rsid w:val="001240BB"/>
    <w:rsid w:val="00124AB4"/>
    <w:rsid w:val="00124AE5"/>
    <w:rsid w:val="0012507A"/>
    <w:rsid w:val="001256F7"/>
    <w:rsid w:val="00125B50"/>
    <w:rsid w:val="00126160"/>
    <w:rsid w:val="001270A4"/>
    <w:rsid w:val="0012714F"/>
    <w:rsid w:val="00127186"/>
    <w:rsid w:val="0012732F"/>
    <w:rsid w:val="00127463"/>
    <w:rsid w:val="001306D0"/>
    <w:rsid w:val="001312D0"/>
    <w:rsid w:val="00131608"/>
    <w:rsid w:val="00132390"/>
    <w:rsid w:val="00132B3B"/>
    <w:rsid w:val="00133178"/>
    <w:rsid w:val="00133491"/>
    <w:rsid w:val="001339C0"/>
    <w:rsid w:val="00133C2D"/>
    <w:rsid w:val="00135156"/>
    <w:rsid w:val="0013518F"/>
    <w:rsid w:val="00135CC3"/>
    <w:rsid w:val="00136A81"/>
    <w:rsid w:val="00136D57"/>
    <w:rsid w:val="001371DA"/>
    <w:rsid w:val="00137434"/>
    <w:rsid w:val="00137A18"/>
    <w:rsid w:val="00140C6B"/>
    <w:rsid w:val="00141218"/>
    <w:rsid w:val="00141887"/>
    <w:rsid w:val="0014194F"/>
    <w:rsid w:val="00141B64"/>
    <w:rsid w:val="00142ABC"/>
    <w:rsid w:val="00142C07"/>
    <w:rsid w:val="00142E48"/>
    <w:rsid w:val="0014305F"/>
    <w:rsid w:val="0014396B"/>
    <w:rsid w:val="00143D2A"/>
    <w:rsid w:val="00144769"/>
    <w:rsid w:val="00144A75"/>
    <w:rsid w:val="00144E8F"/>
    <w:rsid w:val="00145F71"/>
    <w:rsid w:val="00146343"/>
    <w:rsid w:val="001465A2"/>
    <w:rsid w:val="00146817"/>
    <w:rsid w:val="00146AFA"/>
    <w:rsid w:val="00147AD1"/>
    <w:rsid w:val="00147B72"/>
    <w:rsid w:val="001506A2"/>
    <w:rsid w:val="00150A03"/>
    <w:rsid w:val="00150D02"/>
    <w:rsid w:val="00152B5A"/>
    <w:rsid w:val="00152EA0"/>
    <w:rsid w:val="00152F37"/>
    <w:rsid w:val="0015332E"/>
    <w:rsid w:val="001539DA"/>
    <w:rsid w:val="00153DC3"/>
    <w:rsid w:val="00154202"/>
    <w:rsid w:val="00155838"/>
    <w:rsid w:val="0015656A"/>
    <w:rsid w:val="001568A7"/>
    <w:rsid w:val="00156FAE"/>
    <w:rsid w:val="00157DE7"/>
    <w:rsid w:val="001608DB"/>
    <w:rsid w:val="001620EE"/>
    <w:rsid w:val="00162FBB"/>
    <w:rsid w:val="001648B9"/>
    <w:rsid w:val="0016502C"/>
    <w:rsid w:val="00165CE8"/>
    <w:rsid w:val="00165CF4"/>
    <w:rsid w:val="00166216"/>
    <w:rsid w:val="0016631C"/>
    <w:rsid w:val="00166380"/>
    <w:rsid w:val="001668DC"/>
    <w:rsid w:val="00167243"/>
    <w:rsid w:val="001674FC"/>
    <w:rsid w:val="001675DD"/>
    <w:rsid w:val="001677D2"/>
    <w:rsid w:val="00167898"/>
    <w:rsid w:val="001701B2"/>
    <w:rsid w:val="001703D0"/>
    <w:rsid w:val="001709B6"/>
    <w:rsid w:val="00170DCD"/>
    <w:rsid w:val="001712B7"/>
    <w:rsid w:val="00171AB9"/>
    <w:rsid w:val="00171F0C"/>
    <w:rsid w:val="001729AB"/>
    <w:rsid w:val="00174275"/>
    <w:rsid w:val="00174E8C"/>
    <w:rsid w:val="00174F7E"/>
    <w:rsid w:val="001754AC"/>
    <w:rsid w:val="0017657F"/>
    <w:rsid w:val="001769B7"/>
    <w:rsid w:val="00176EE9"/>
    <w:rsid w:val="00177469"/>
    <w:rsid w:val="001776E3"/>
    <w:rsid w:val="00180365"/>
    <w:rsid w:val="00180BA4"/>
    <w:rsid w:val="00180CA8"/>
    <w:rsid w:val="00180CE1"/>
    <w:rsid w:val="00180D35"/>
    <w:rsid w:val="00180F52"/>
    <w:rsid w:val="00181154"/>
    <w:rsid w:val="00181455"/>
    <w:rsid w:val="00181E59"/>
    <w:rsid w:val="00182463"/>
    <w:rsid w:val="00182758"/>
    <w:rsid w:val="00182B26"/>
    <w:rsid w:val="001839ED"/>
    <w:rsid w:val="00183C34"/>
    <w:rsid w:val="00183ECF"/>
    <w:rsid w:val="00184FEA"/>
    <w:rsid w:val="0018509A"/>
    <w:rsid w:val="0018551E"/>
    <w:rsid w:val="0018670E"/>
    <w:rsid w:val="00186723"/>
    <w:rsid w:val="00187047"/>
    <w:rsid w:val="001876D1"/>
    <w:rsid w:val="00187A88"/>
    <w:rsid w:val="00187E3D"/>
    <w:rsid w:val="00190065"/>
    <w:rsid w:val="00190427"/>
    <w:rsid w:val="00190A1E"/>
    <w:rsid w:val="001917CA"/>
    <w:rsid w:val="0019187A"/>
    <w:rsid w:val="00191D12"/>
    <w:rsid w:val="00191F68"/>
    <w:rsid w:val="00192025"/>
    <w:rsid w:val="0019254D"/>
    <w:rsid w:val="00192DE0"/>
    <w:rsid w:val="0019321E"/>
    <w:rsid w:val="00193662"/>
    <w:rsid w:val="001937A6"/>
    <w:rsid w:val="00194356"/>
    <w:rsid w:val="001944F8"/>
    <w:rsid w:val="00195545"/>
    <w:rsid w:val="001958E1"/>
    <w:rsid w:val="00195B04"/>
    <w:rsid w:val="00195BC6"/>
    <w:rsid w:val="0019666A"/>
    <w:rsid w:val="0019679A"/>
    <w:rsid w:val="001975EE"/>
    <w:rsid w:val="001978AC"/>
    <w:rsid w:val="00197EF6"/>
    <w:rsid w:val="001A0948"/>
    <w:rsid w:val="001A0C81"/>
    <w:rsid w:val="001A1775"/>
    <w:rsid w:val="001A17B2"/>
    <w:rsid w:val="001A189C"/>
    <w:rsid w:val="001A1E56"/>
    <w:rsid w:val="001A2377"/>
    <w:rsid w:val="001A2CC3"/>
    <w:rsid w:val="001A3051"/>
    <w:rsid w:val="001A3776"/>
    <w:rsid w:val="001A3839"/>
    <w:rsid w:val="001A3C1F"/>
    <w:rsid w:val="001A42C8"/>
    <w:rsid w:val="001A553F"/>
    <w:rsid w:val="001A5A66"/>
    <w:rsid w:val="001A666D"/>
    <w:rsid w:val="001A6D87"/>
    <w:rsid w:val="001B0235"/>
    <w:rsid w:val="001B025C"/>
    <w:rsid w:val="001B070C"/>
    <w:rsid w:val="001B09DD"/>
    <w:rsid w:val="001B1FAC"/>
    <w:rsid w:val="001B1FB2"/>
    <w:rsid w:val="001B230A"/>
    <w:rsid w:val="001B256A"/>
    <w:rsid w:val="001B2BBE"/>
    <w:rsid w:val="001B2BC3"/>
    <w:rsid w:val="001B2BC6"/>
    <w:rsid w:val="001B3025"/>
    <w:rsid w:val="001B379C"/>
    <w:rsid w:val="001B4421"/>
    <w:rsid w:val="001B4A88"/>
    <w:rsid w:val="001B560E"/>
    <w:rsid w:val="001B5636"/>
    <w:rsid w:val="001B5E48"/>
    <w:rsid w:val="001B61CA"/>
    <w:rsid w:val="001B628A"/>
    <w:rsid w:val="001B66E4"/>
    <w:rsid w:val="001B71F8"/>
    <w:rsid w:val="001B7363"/>
    <w:rsid w:val="001B790C"/>
    <w:rsid w:val="001B7D80"/>
    <w:rsid w:val="001C00D7"/>
    <w:rsid w:val="001C0404"/>
    <w:rsid w:val="001C06AA"/>
    <w:rsid w:val="001C0F31"/>
    <w:rsid w:val="001C1AFE"/>
    <w:rsid w:val="001C2574"/>
    <w:rsid w:val="001C2FCA"/>
    <w:rsid w:val="001C317E"/>
    <w:rsid w:val="001C3C0E"/>
    <w:rsid w:val="001C3E04"/>
    <w:rsid w:val="001C4FAD"/>
    <w:rsid w:val="001C716A"/>
    <w:rsid w:val="001C729D"/>
    <w:rsid w:val="001C7AFC"/>
    <w:rsid w:val="001C7DA5"/>
    <w:rsid w:val="001D02F2"/>
    <w:rsid w:val="001D10D3"/>
    <w:rsid w:val="001D1F2C"/>
    <w:rsid w:val="001D2146"/>
    <w:rsid w:val="001D25A2"/>
    <w:rsid w:val="001D2BE9"/>
    <w:rsid w:val="001D3239"/>
    <w:rsid w:val="001D3350"/>
    <w:rsid w:val="001D339C"/>
    <w:rsid w:val="001D3616"/>
    <w:rsid w:val="001D41FB"/>
    <w:rsid w:val="001D459F"/>
    <w:rsid w:val="001D51B7"/>
    <w:rsid w:val="001D57E6"/>
    <w:rsid w:val="001D5CB7"/>
    <w:rsid w:val="001D5F33"/>
    <w:rsid w:val="001D6335"/>
    <w:rsid w:val="001D6B61"/>
    <w:rsid w:val="001D7687"/>
    <w:rsid w:val="001D790A"/>
    <w:rsid w:val="001E0603"/>
    <w:rsid w:val="001E1BEC"/>
    <w:rsid w:val="001E38C3"/>
    <w:rsid w:val="001E4ABD"/>
    <w:rsid w:val="001E4EED"/>
    <w:rsid w:val="001E5A85"/>
    <w:rsid w:val="001E5B0B"/>
    <w:rsid w:val="001E623E"/>
    <w:rsid w:val="001E6478"/>
    <w:rsid w:val="001E64FC"/>
    <w:rsid w:val="001E6CE4"/>
    <w:rsid w:val="001E762F"/>
    <w:rsid w:val="001F0765"/>
    <w:rsid w:val="001F07AA"/>
    <w:rsid w:val="001F0A49"/>
    <w:rsid w:val="001F0FC1"/>
    <w:rsid w:val="001F0FFC"/>
    <w:rsid w:val="001F11E0"/>
    <w:rsid w:val="001F134A"/>
    <w:rsid w:val="001F27B2"/>
    <w:rsid w:val="001F2C2C"/>
    <w:rsid w:val="001F2F91"/>
    <w:rsid w:val="001F4236"/>
    <w:rsid w:val="001F4561"/>
    <w:rsid w:val="001F4662"/>
    <w:rsid w:val="001F4832"/>
    <w:rsid w:val="001F4EC2"/>
    <w:rsid w:val="001F58B6"/>
    <w:rsid w:val="001F5A91"/>
    <w:rsid w:val="001F6196"/>
    <w:rsid w:val="001F620B"/>
    <w:rsid w:val="001F6471"/>
    <w:rsid w:val="001F6A34"/>
    <w:rsid w:val="001F7852"/>
    <w:rsid w:val="002004BE"/>
    <w:rsid w:val="00200A1A"/>
    <w:rsid w:val="002011D6"/>
    <w:rsid w:val="00201B78"/>
    <w:rsid w:val="002020DB"/>
    <w:rsid w:val="002021AE"/>
    <w:rsid w:val="00202801"/>
    <w:rsid w:val="00202AC7"/>
    <w:rsid w:val="002033F1"/>
    <w:rsid w:val="00203886"/>
    <w:rsid w:val="00203CE8"/>
    <w:rsid w:val="00203DC0"/>
    <w:rsid w:val="00204BAC"/>
    <w:rsid w:val="00204BB1"/>
    <w:rsid w:val="0020531B"/>
    <w:rsid w:val="00205705"/>
    <w:rsid w:val="00205D86"/>
    <w:rsid w:val="0020687E"/>
    <w:rsid w:val="002075E1"/>
    <w:rsid w:val="0021039D"/>
    <w:rsid w:val="00210629"/>
    <w:rsid w:val="00210814"/>
    <w:rsid w:val="00210B53"/>
    <w:rsid w:val="00210DD6"/>
    <w:rsid w:val="00212040"/>
    <w:rsid w:val="00212264"/>
    <w:rsid w:val="0021268E"/>
    <w:rsid w:val="002127FF"/>
    <w:rsid w:val="00212A63"/>
    <w:rsid w:val="00214B45"/>
    <w:rsid w:val="0021502B"/>
    <w:rsid w:val="00215BCE"/>
    <w:rsid w:val="0021633C"/>
    <w:rsid w:val="00216572"/>
    <w:rsid w:val="002173CE"/>
    <w:rsid w:val="00217967"/>
    <w:rsid w:val="00217F29"/>
    <w:rsid w:val="002200C7"/>
    <w:rsid w:val="00220A43"/>
    <w:rsid w:val="002213E6"/>
    <w:rsid w:val="002230B9"/>
    <w:rsid w:val="0022424E"/>
    <w:rsid w:val="002248E5"/>
    <w:rsid w:val="00224FCA"/>
    <w:rsid w:val="00225A68"/>
    <w:rsid w:val="00225F16"/>
    <w:rsid w:val="00226073"/>
    <w:rsid w:val="00226B6D"/>
    <w:rsid w:val="00226EED"/>
    <w:rsid w:val="00227AB6"/>
    <w:rsid w:val="00227CD4"/>
    <w:rsid w:val="00227E2D"/>
    <w:rsid w:val="0023016C"/>
    <w:rsid w:val="0023047D"/>
    <w:rsid w:val="00230713"/>
    <w:rsid w:val="00230E65"/>
    <w:rsid w:val="00231617"/>
    <w:rsid w:val="00231923"/>
    <w:rsid w:val="00231B6E"/>
    <w:rsid w:val="00233A9F"/>
    <w:rsid w:val="00233BC7"/>
    <w:rsid w:val="0023418E"/>
    <w:rsid w:val="002345A0"/>
    <w:rsid w:val="002348E6"/>
    <w:rsid w:val="00234A36"/>
    <w:rsid w:val="00234ADA"/>
    <w:rsid w:val="00234E71"/>
    <w:rsid w:val="0023591B"/>
    <w:rsid w:val="00235C63"/>
    <w:rsid w:val="002362F0"/>
    <w:rsid w:val="00236317"/>
    <w:rsid w:val="00236FCA"/>
    <w:rsid w:val="00236FFC"/>
    <w:rsid w:val="00237B32"/>
    <w:rsid w:val="00240062"/>
    <w:rsid w:val="002411F9"/>
    <w:rsid w:val="00242306"/>
    <w:rsid w:val="0024258F"/>
    <w:rsid w:val="00242B75"/>
    <w:rsid w:val="00242DE0"/>
    <w:rsid w:val="0024335B"/>
    <w:rsid w:val="00243381"/>
    <w:rsid w:val="00243F9D"/>
    <w:rsid w:val="00244011"/>
    <w:rsid w:val="0024427C"/>
    <w:rsid w:val="002442C0"/>
    <w:rsid w:val="00244ACF"/>
    <w:rsid w:val="00244BB4"/>
    <w:rsid w:val="00245615"/>
    <w:rsid w:val="002456FA"/>
    <w:rsid w:val="00246376"/>
    <w:rsid w:val="002463F6"/>
    <w:rsid w:val="00246644"/>
    <w:rsid w:val="002466D3"/>
    <w:rsid w:val="00246DEF"/>
    <w:rsid w:val="0024786E"/>
    <w:rsid w:val="002503E7"/>
    <w:rsid w:val="0025099F"/>
    <w:rsid w:val="002509E0"/>
    <w:rsid w:val="00250B04"/>
    <w:rsid w:val="00250BAD"/>
    <w:rsid w:val="00250CE6"/>
    <w:rsid w:val="00251133"/>
    <w:rsid w:val="0025154F"/>
    <w:rsid w:val="0025181D"/>
    <w:rsid w:val="00251B1C"/>
    <w:rsid w:val="00251DF8"/>
    <w:rsid w:val="00252237"/>
    <w:rsid w:val="00252A35"/>
    <w:rsid w:val="00252D74"/>
    <w:rsid w:val="002530B7"/>
    <w:rsid w:val="00254231"/>
    <w:rsid w:val="00254894"/>
    <w:rsid w:val="00254922"/>
    <w:rsid w:val="00254C07"/>
    <w:rsid w:val="002552DF"/>
    <w:rsid w:val="002565BD"/>
    <w:rsid w:val="00256C48"/>
    <w:rsid w:val="00257632"/>
    <w:rsid w:val="00257B2A"/>
    <w:rsid w:val="00260F1C"/>
    <w:rsid w:val="00261016"/>
    <w:rsid w:val="00261BAD"/>
    <w:rsid w:val="0026211A"/>
    <w:rsid w:val="00262231"/>
    <w:rsid w:val="002623EF"/>
    <w:rsid w:val="00262743"/>
    <w:rsid w:val="00262F72"/>
    <w:rsid w:val="0026379E"/>
    <w:rsid w:val="00263F56"/>
    <w:rsid w:val="00265D95"/>
    <w:rsid w:val="00265DAA"/>
    <w:rsid w:val="00265E11"/>
    <w:rsid w:val="00266E33"/>
    <w:rsid w:val="002673C9"/>
    <w:rsid w:val="00267E1F"/>
    <w:rsid w:val="002701BF"/>
    <w:rsid w:val="002722B2"/>
    <w:rsid w:val="002728F9"/>
    <w:rsid w:val="00272F49"/>
    <w:rsid w:val="00273019"/>
    <w:rsid w:val="00273952"/>
    <w:rsid w:val="002742C6"/>
    <w:rsid w:val="002745B6"/>
    <w:rsid w:val="00274DD0"/>
    <w:rsid w:val="00275DC2"/>
    <w:rsid w:val="00275F22"/>
    <w:rsid w:val="00276886"/>
    <w:rsid w:val="00276C48"/>
    <w:rsid w:val="00276FDF"/>
    <w:rsid w:val="00277372"/>
    <w:rsid w:val="002774E4"/>
    <w:rsid w:val="00280191"/>
    <w:rsid w:val="002806CA"/>
    <w:rsid w:val="002807BE"/>
    <w:rsid w:val="00281094"/>
    <w:rsid w:val="00281205"/>
    <w:rsid w:val="0028141F"/>
    <w:rsid w:val="00281628"/>
    <w:rsid w:val="00282208"/>
    <w:rsid w:val="002827DB"/>
    <w:rsid w:val="00282C9A"/>
    <w:rsid w:val="00282F44"/>
    <w:rsid w:val="00283194"/>
    <w:rsid w:val="00283315"/>
    <w:rsid w:val="002834C2"/>
    <w:rsid w:val="00283D5B"/>
    <w:rsid w:val="0028431B"/>
    <w:rsid w:val="002844C6"/>
    <w:rsid w:val="002845D9"/>
    <w:rsid w:val="00284690"/>
    <w:rsid w:val="00284718"/>
    <w:rsid w:val="00284BAA"/>
    <w:rsid w:val="0028585F"/>
    <w:rsid w:val="00285BB4"/>
    <w:rsid w:val="00285FF7"/>
    <w:rsid w:val="0028685A"/>
    <w:rsid w:val="002868AE"/>
    <w:rsid w:val="00286952"/>
    <w:rsid w:val="0028727F"/>
    <w:rsid w:val="002901BC"/>
    <w:rsid w:val="002909FC"/>
    <w:rsid w:val="00290BD1"/>
    <w:rsid w:val="0029105A"/>
    <w:rsid w:val="002910CC"/>
    <w:rsid w:val="002912D3"/>
    <w:rsid w:val="002915B5"/>
    <w:rsid w:val="0029183B"/>
    <w:rsid w:val="00291F45"/>
    <w:rsid w:val="00292708"/>
    <w:rsid w:val="00292D9A"/>
    <w:rsid w:val="00293546"/>
    <w:rsid w:val="002936A5"/>
    <w:rsid w:val="00293CD9"/>
    <w:rsid w:val="002943E2"/>
    <w:rsid w:val="00295AA1"/>
    <w:rsid w:val="00295F2C"/>
    <w:rsid w:val="00296795"/>
    <w:rsid w:val="00297618"/>
    <w:rsid w:val="00297FBF"/>
    <w:rsid w:val="002A05BA"/>
    <w:rsid w:val="002A0A01"/>
    <w:rsid w:val="002A0BA8"/>
    <w:rsid w:val="002A0D9A"/>
    <w:rsid w:val="002A14F0"/>
    <w:rsid w:val="002A1596"/>
    <w:rsid w:val="002A173B"/>
    <w:rsid w:val="002A1E83"/>
    <w:rsid w:val="002A20B5"/>
    <w:rsid w:val="002A213C"/>
    <w:rsid w:val="002A343D"/>
    <w:rsid w:val="002A3971"/>
    <w:rsid w:val="002A42CB"/>
    <w:rsid w:val="002A46AB"/>
    <w:rsid w:val="002A4A6D"/>
    <w:rsid w:val="002A5A90"/>
    <w:rsid w:val="002A60CF"/>
    <w:rsid w:val="002A6614"/>
    <w:rsid w:val="002A68C0"/>
    <w:rsid w:val="002A6BF2"/>
    <w:rsid w:val="002A6D12"/>
    <w:rsid w:val="002A6E1E"/>
    <w:rsid w:val="002A7A2A"/>
    <w:rsid w:val="002A7AFE"/>
    <w:rsid w:val="002B0175"/>
    <w:rsid w:val="002B057F"/>
    <w:rsid w:val="002B0C98"/>
    <w:rsid w:val="002B0CCD"/>
    <w:rsid w:val="002B1E34"/>
    <w:rsid w:val="002B1F4C"/>
    <w:rsid w:val="002B2BAC"/>
    <w:rsid w:val="002B3479"/>
    <w:rsid w:val="002B369F"/>
    <w:rsid w:val="002B374D"/>
    <w:rsid w:val="002B38DC"/>
    <w:rsid w:val="002B3AE9"/>
    <w:rsid w:val="002B4325"/>
    <w:rsid w:val="002B552A"/>
    <w:rsid w:val="002B59FA"/>
    <w:rsid w:val="002B628F"/>
    <w:rsid w:val="002B6EA7"/>
    <w:rsid w:val="002B6F75"/>
    <w:rsid w:val="002B72D5"/>
    <w:rsid w:val="002B7390"/>
    <w:rsid w:val="002B7402"/>
    <w:rsid w:val="002C004D"/>
    <w:rsid w:val="002C06B7"/>
    <w:rsid w:val="002C0833"/>
    <w:rsid w:val="002C133E"/>
    <w:rsid w:val="002C180E"/>
    <w:rsid w:val="002C1A33"/>
    <w:rsid w:val="002C1CA2"/>
    <w:rsid w:val="002C1D11"/>
    <w:rsid w:val="002C1E9D"/>
    <w:rsid w:val="002C1F7F"/>
    <w:rsid w:val="002C23D6"/>
    <w:rsid w:val="002C2579"/>
    <w:rsid w:val="002C2B0A"/>
    <w:rsid w:val="002C3182"/>
    <w:rsid w:val="002C3AC0"/>
    <w:rsid w:val="002C41C9"/>
    <w:rsid w:val="002C43C7"/>
    <w:rsid w:val="002C46D0"/>
    <w:rsid w:val="002C4D21"/>
    <w:rsid w:val="002C4E8B"/>
    <w:rsid w:val="002C5293"/>
    <w:rsid w:val="002C5566"/>
    <w:rsid w:val="002C5685"/>
    <w:rsid w:val="002C56D1"/>
    <w:rsid w:val="002C5B48"/>
    <w:rsid w:val="002C5C7A"/>
    <w:rsid w:val="002C6273"/>
    <w:rsid w:val="002C67EC"/>
    <w:rsid w:val="002C687A"/>
    <w:rsid w:val="002C6ADB"/>
    <w:rsid w:val="002C703F"/>
    <w:rsid w:val="002C747F"/>
    <w:rsid w:val="002C7C3A"/>
    <w:rsid w:val="002C7F99"/>
    <w:rsid w:val="002D00CF"/>
    <w:rsid w:val="002D0173"/>
    <w:rsid w:val="002D06BA"/>
    <w:rsid w:val="002D0DD4"/>
    <w:rsid w:val="002D1035"/>
    <w:rsid w:val="002D15ED"/>
    <w:rsid w:val="002D23F0"/>
    <w:rsid w:val="002D253B"/>
    <w:rsid w:val="002D290D"/>
    <w:rsid w:val="002D2DC5"/>
    <w:rsid w:val="002D30F4"/>
    <w:rsid w:val="002D3870"/>
    <w:rsid w:val="002D3BD8"/>
    <w:rsid w:val="002D3D4A"/>
    <w:rsid w:val="002D42E4"/>
    <w:rsid w:val="002D45C6"/>
    <w:rsid w:val="002D464A"/>
    <w:rsid w:val="002D481E"/>
    <w:rsid w:val="002D4C8A"/>
    <w:rsid w:val="002D5099"/>
    <w:rsid w:val="002D53C8"/>
    <w:rsid w:val="002D5E2D"/>
    <w:rsid w:val="002D6200"/>
    <w:rsid w:val="002D62F8"/>
    <w:rsid w:val="002D632F"/>
    <w:rsid w:val="002D6BF8"/>
    <w:rsid w:val="002D6CF5"/>
    <w:rsid w:val="002D71D2"/>
    <w:rsid w:val="002D76BF"/>
    <w:rsid w:val="002E0742"/>
    <w:rsid w:val="002E0A30"/>
    <w:rsid w:val="002E0B7D"/>
    <w:rsid w:val="002E18D6"/>
    <w:rsid w:val="002E22B9"/>
    <w:rsid w:val="002E2339"/>
    <w:rsid w:val="002E260E"/>
    <w:rsid w:val="002E2B32"/>
    <w:rsid w:val="002E2BF7"/>
    <w:rsid w:val="002E2DD3"/>
    <w:rsid w:val="002E361F"/>
    <w:rsid w:val="002E36EC"/>
    <w:rsid w:val="002E47C4"/>
    <w:rsid w:val="002E4832"/>
    <w:rsid w:val="002E4B8C"/>
    <w:rsid w:val="002E4D6D"/>
    <w:rsid w:val="002E50F7"/>
    <w:rsid w:val="002E59F7"/>
    <w:rsid w:val="002E5F09"/>
    <w:rsid w:val="002E60C8"/>
    <w:rsid w:val="002E6830"/>
    <w:rsid w:val="002E6A5B"/>
    <w:rsid w:val="002E77A8"/>
    <w:rsid w:val="002E7AF4"/>
    <w:rsid w:val="002E7DA6"/>
    <w:rsid w:val="002F0B88"/>
    <w:rsid w:val="002F158F"/>
    <w:rsid w:val="002F1CF0"/>
    <w:rsid w:val="002F2233"/>
    <w:rsid w:val="002F265E"/>
    <w:rsid w:val="002F2825"/>
    <w:rsid w:val="002F2B90"/>
    <w:rsid w:val="002F2E89"/>
    <w:rsid w:val="002F2F58"/>
    <w:rsid w:val="002F3D14"/>
    <w:rsid w:val="002F4117"/>
    <w:rsid w:val="002F41C0"/>
    <w:rsid w:val="002F4493"/>
    <w:rsid w:val="002F4932"/>
    <w:rsid w:val="002F49E5"/>
    <w:rsid w:val="002F4B30"/>
    <w:rsid w:val="002F4B9D"/>
    <w:rsid w:val="002F4EB4"/>
    <w:rsid w:val="002F5008"/>
    <w:rsid w:val="002F54D9"/>
    <w:rsid w:val="002F5AFA"/>
    <w:rsid w:val="002F5B52"/>
    <w:rsid w:val="002F6DBC"/>
    <w:rsid w:val="002F72FB"/>
    <w:rsid w:val="002F7836"/>
    <w:rsid w:val="003000F4"/>
    <w:rsid w:val="003003E2"/>
    <w:rsid w:val="00300F8D"/>
    <w:rsid w:val="00301153"/>
    <w:rsid w:val="0030145F"/>
    <w:rsid w:val="003015F7"/>
    <w:rsid w:val="0030178A"/>
    <w:rsid w:val="003018E6"/>
    <w:rsid w:val="00301F0A"/>
    <w:rsid w:val="00302460"/>
    <w:rsid w:val="003026F5"/>
    <w:rsid w:val="00302ADD"/>
    <w:rsid w:val="00302B33"/>
    <w:rsid w:val="00302E44"/>
    <w:rsid w:val="00303ED2"/>
    <w:rsid w:val="00303F11"/>
    <w:rsid w:val="00304400"/>
    <w:rsid w:val="003044DC"/>
    <w:rsid w:val="003047CD"/>
    <w:rsid w:val="00304B1D"/>
    <w:rsid w:val="00305274"/>
    <w:rsid w:val="0030584B"/>
    <w:rsid w:val="003058F0"/>
    <w:rsid w:val="00305BFD"/>
    <w:rsid w:val="00305C38"/>
    <w:rsid w:val="0030608C"/>
    <w:rsid w:val="00306264"/>
    <w:rsid w:val="00306589"/>
    <w:rsid w:val="003066A1"/>
    <w:rsid w:val="00306787"/>
    <w:rsid w:val="00306897"/>
    <w:rsid w:val="003078E4"/>
    <w:rsid w:val="00307A4E"/>
    <w:rsid w:val="0031075A"/>
    <w:rsid w:val="00311338"/>
    <w:rsid w:val="003113CD"/>
    <w:rsid w:val="00311728"/>
    <w:rsid w:val="00311759"/>
    <w:rsid w:val="00312019"/>
    <w:rsid w:val="00312ADD"/>
    <w:rsid w:val="00313518"/>
    <w:rsid w:val="0031373E"/>
    <w:rsid w:val="003138C5"/>
    <w:rsid w:val="00313AF6"/>
    <w:rsid w:val="003144DA"/>
    <w:rsid w:val="003148C3"/>
    <w:rsid w:val="00314B1B"/>
    <w:rsid w:val="003165FB"/>
    <w:rsid w:val="003171DF"/>
    <w:rsid w:val="0032004F"/>
    <w:rsid w:val="00320446"/>
    <w:rsid w:val="00320601"/>
    <w:rsid w:val="00321414"/>
    <w:rsid w:val="00321419"/>
    <w:rsid w:val="0032151C"/>
    <w:rsid w:val="00321CD8"/>
    <w:rsid w:val="00321E79"/>
    <w:rsid w:val="00323BB2"/>
    <w:rsid w:val="00323C96"/>
    <w:rsid w:val="0032420B"/>
    <w:rsid w:val="00324847"/>
    <w:rsid w:val="00324E66"/>
    <w:rsid w:val="003256D3"/>
    <w:rsid w:val="003257AD"/>
    <w:rsid w:val="00325C7A"/>
    <w:rsid w:val="00325DCC"/>
    <w:rsid w:val="003264EF"/>
    <w:rsid w:val="0032665D"/>
    <w:rsid w:val="003267B3"/>
    <w:rsid w:val="00326985"/>
    <w:rsid w:val="00326D35"/>
    <w:rsid w:val="00326FB5"/>
    <w:rsid w:val="00327729"/>
    <w:rsid w:val="00327D2A"/>
    <w:rsid w:val="00327EF9"/>
    <w:rsid w:val="00331319"/>
    <w:rsid w:val="003319F4"/>
    <w:rsid w:val="00331DB4"/>
    <w:rsid w:val="00331FFB"/>
    <w:rsid w:val="00333665"/>
    <w:rsid w:val="00333FFC"/>
    <w:rsid w:val="00334E49"/>
    <w:rsid w:val="00334FFD"/>
    <w:rsid w:val="00335F78"/>
    <w:rsid w:val="00336893"/>
    <w:rsid w:val="00336FB1"/>
    <w:rsid w:val="0033711C"/>
    <w:rsid w:val="00337E54"/>
    <w:rsid w:val="003404BD"/>
    <w:rsid w:val="003407AB"/>
    <w:rsid w:val="00340C9E"/>
    <w:rsid w:val="003416E0"/>
    <w:rsid w:val="003422B1"/>
    <w:rsid w:val="00342465"/>
    <w:rsid w:val="0034246E"/>
    <w:rsid w:val="00342863"/>
    <w:rsid w:val="00342A0A"/>
    <w:rsid w:val="00343222"/>
    <w:rsid w:val="0034360E"/>
    <w:rsid w:val="00344071"/>
    <w:rsid w:val="00344930"/>
    <w:rsid w:val="00345402"/>
    <w:rsid w:val="003455CE"/>
    <w:rsid w:val="0034637C"/>
    <w:rsid w:val="0034661B"/>
    <w:rsid w:val="00346E6A"/>
    <w:rsid w:val="003471FE"/>
    <w:rsid w:val="00347742"/>
    <w:rsid w:val="00347798"/>
    <w:rsid w:val="003479F0"/>
    <w:rsid w:val="00347EC5"/>
    <w:rsid w:val="00350041"/>
    <w:rsid w:val="00350508"/>
    <w:rsid w:val="0035063C"/>
    <w:rsid w:val="003521AD"/>
    <w:rsid w:val="003523C8"/>
    <w:rsid w:val="00352AC9"/>
    <w:rsid w:val="00353163"/>
    <w:rsid w:val="003533E2"/>
    <w:rsid w:val="0035347D"/>
    <w:rsid w:val="00353A0F"/>
    <w:rsid w:val="00353AD0"/>
    <w:rsid w:val="00353EBF"/>
    <w:rsid w:val="0035422F"/>
    <w:rsid w:val="00354438"/>
    <w:rsid w:val="00354F1C"/>
    <w:rsid w:val="00355FD2"/>
    <w:rsid w:val="00355FD3"/>
    <w:rsid w:val="003563CC"/>
    <w:rsid w:val="00356535"/>
    <w:rsid w:val="00357F53"/>
    <w:rsid w:val="00360438"/>
    <w:rsid w:val="00360BFF"/>
    <w:rsid w:val="00361118"/>
    <w:rsid w:val="0036172D"/>
    <w:rsid w:val="00361CE7"/>
    <w:rsid w:val="00362231"/>
    <w:rsid w:val="003622BB"/>
    <w:rsid w:val="00362555"/>
    <w:rsid w:val="003632C7"/>
    <w:rsid w:val="00363411"/>
    <w:rsid w:val="003636E7"/>
    <w:rsid w:val="00364243"/>
    <w:rsid w:val="00364522"/>
    <w:rsid w:val="00364798"/>
    <w:rsid w:val="00364FFD"/>
    <w:rsid w:val="003653F4"/>
    <w:rsid w:val="003665AD"/>
    <w:rsid w:val="003671FA"/>
    <w:rsid w:val="00367685"/>
    <w:rsid w:val="003702C5"/>
    <w:rsid w:val="0037032A"/>
    <w:rsid w:val="00371A2F"/>
    <w:rsid w:val="00371AAE"/>
    <w:rsid w:val="00371C7D"/>
    <w:rsid w:val="00372F73"/>
    <w:rsid w:val="00373646"/>
    <w:rsid w:val="00373BB2"/>
    <w:rsid w:val="00374122"/>
    <w:rsid w:val="003742FE"/>
    <w:rsid w:val="00374EED"/>
    <w:rsid w:val="0037545B"/>
    <w:rsid w:val="00375A2C"/>
    <w:rsid w:val="00375AF7"/>
    <w:rsid w:val="003772D1"/>
    <w:rsid w:val="0038030C"/>
    <w:rsid w:val="0038037B"/>
    <w:rsid w:val="003808BE"/>
    <w:rsid w:val="00380FEB"/>
    <w:rsid w:val="00381F85"/>
    <w:rsid w:val="003820EE"/>
    <w:rsid w:val="00382A94"/>
    <w:rsid w:val="00382D2B"/>
    <w:rsid w:val="003836A4"/>
    <w:rsid w:val="003839E0"/>
    <w:rsid w:val="003840F4"/>
    <w:rsid w:val="0038439F"/>
    <w:rsid w:val="0038497A"/>
    <w:rsid w:val="00384B83"/>
    <w:rsid w:val="00385241"/>
    <w:rsid w:val="003858C2"/>
    <w:rsid w:val="00385F96"/>
    <w:rsid w:val="00386184"/>
    <w:rsid w:val="003865A2"/>
    <w:rsid w:val="0038667F"/>
    <w:rsid w:val="00387079"/>
    <w:rsid w:val="00390556"/>
    <w:rsid w:val="0039087D"/>
    <w:rsid w:val="00390886"/>
    <w:rsid w:val="00390B1F"/>
    <w:rsid w:val="003911C7"/>
    <w:rsid w:val="00391758"/>
    <w:rsid w:val="003918A9"/>
    <w:rsid w:val="00391D16"/>
    <w:rsid w:val="00391DA5"/>
    <w:rsid w:val="00391E86"/>
    <w:rsid w:val="00391F52"/>
    <w:rsid w:val="00391F63"/>
    <w:rsid w:val="003933D5"/>
    <w:rsid w:val="0039455A"/>
    <w:rsid w:val="00395102"/>
    <w:rsid w:val="003970CA"/>
    <w:rsid w:val="00397851"/>
    <w:rsid w:val="00397943"/>
    <w:rsid w:val="0039798C"/>
    <w:rsid w:val="003A0486"/>
    <w:rsid w:val="003A05FF"/>
    <w:rsid w:val="003A1653"/>
    <w:rsid w:val="003A28E7"/>
    <w:rsid w:val="003A3007"/>
    <w:rsid w:val="003A35BE"/>
    <w:rsid w:val="003A4505"/>
    <w:rsid w:val="003A477A"/>
    <w:rsid w:val="003A4ECD"/>
    <w:rsid w:val="003A4F8D"/>
    <w:rsid w:val="003A5110"/>
    <w:rsid w:val="003A5ECB"/>
    <w:rsid w:val="003A601A"/>
    <w:rsid w:val="003A61D4"/>
    <w:rsid w:val="003A6878"/>
    <w:rsid w:val="003A6DDF"/>
    <w:rsid w:val="003A70F9"/>
    <w:rsid w:val="003A79A3"/>
    <w:rsid w:val="003B017A"/>
    <w:rsid w:val="003B10DF"/>
    <w:rsid w:val="003B115C"/>
    <w:rsid w:val="003B11AA"/>
    <w:rsid w:val="003B12DC"/>
    <w:rsid w:val="003B14E5"/>
    <w:rsid w:val="003B1610"/>
    <w:rsid w:val="003B1A24"/>
    <w:rsid w:val="003B1EC6"/>
    <w:rsid w:val="003B21EF"/>
    <w:rsid w:val="003B3398"/>
    <w:rsid w:val="003B34FB"/>
    <w:rsid w:val="003B4131"/>
    <w:rsid w:val="003B425C"/>
    <w:rsid w:val="003B4BE4"/>
    <w:rsid w:val="003B4C6B"/>
    <w:rsid w:val="003B4F94"/>
    <w:rsid w:val="003B5308"/>
    <w:rsid w:val="003B57CC"/>
    <w:rsid w:val="003B6230"/>
    <w:rsid w:val="003B62EC"/>
    <w:rsid w:val="003B70F3"/>
    <w:rsid w:val="003B7304"/>
    <w:rsid w:val="003B7443"/>
    <w:rsid w:val="003C12C4"/>
    <w:rsid w:val="003C1EF4"/>
    <w:rsid w:val="003C2547"/>
    <w:rsid w:val="003C287F"/>
    <w:rsid w:val="003C2FFB"/>
    <w:rsid w:val="003C33F4"/>
    <w:rsid w:val="003C36B6"/>
    <w:rsid w:val="003C45F8"/>
    <w:rsid w:val="003C46DB"/>
    <w:rsid w:val="003C488F"/>
    <w:rsid w:val="003C48B5"/>
    <w:rsid w:val="003C4F05"/>
    <w:rsid w:val="003C5200"/>
    <w:rsid w:val="003C5255"/>
    <w:rsid w:val="003C593C"/>
    <w:rsid w:val="003C5944"/>
    <w:rsid w:val="003C5C36"/>
    <w:rsid w:val="003C6085"/>
    <w:rsid w:val="003C6187"/>
    <w:rsid w:val="003C685B"/>
    <w:rsid w:val="003C75DD"/>
    <w:rsid w:val="003C7B46"/>
    <w:rsid w:val="003C7B52"/>
    <w:rsid w:val="003C7F9F"/>
    <w:rsid w:val="003D0143"/>
    <w:rsid w:val="003D01B8"/>
    <w:rsid w:val="003D04ED"/>
    <w:rsid w:val="003D1C66"/>
    <w:rsid w:val="003D219F"/>
    <w:rsid w:val="003D235C"/>
    <w:rsid w:val="003D2D63"/>
    <w:rsid w:val="003D2E47"/>
    <w:rsid w:val="003D2F0A"/>
    <w:rsid w:val="003D3AD6"/>
    <w:rsid w:val="003D3F70"/>
    <w:rsid w:val="003D40DB"/>
    <w:rsid w:val="003D4394"/>
    <w:rsid w:val="003D514E"/>
    <w:rsid w:val="003D54AF"/>
    <w:rsid w:val="003D5869"/>
    <w:rsid w:val="003D5B9D"/>
    <w:rsid w:val="003D5FC1"/>
    <w:rsid w:val="003D6633"/>
    <w:rsid w:val="003D7105"/>
    <w:rsid w:val="003E009F"/>
    <w:rsid w:val="003E02BB"/>
    <w:rsid w:val="003E0D99"/>
    <w:rsid w:val="003E0E4A"/>
    <w:rsid w:val="003E1783"/>
    <w:rsid w:val="003E1B06"/>
    <w:rsid w:val="003E1BFF"/>
    <w:rsid w:val="003E21BD"/>
    <w:rsid w:val="003E2A0D"/>
    <w:rsid w:val="003E2D65"/>
    <w:rsid w:val="003E308A"/>
    <w:rsid w:val="003E3E20"/>
    <w:rsid w:val="003E405F"/>
    <w:rsid w:val="003E43E9"/>
    <w:rsid w:val="003E47FA"/>
    <w:rsid w:val="003E484B"/>
    <w:rsid w:val="003E5697"/>
    <w:rsid w:val="003E6D27"/>
    <w:rsid w:val="003E7CF6"/>
    <w:rsid w:val="003F0102"/>
    <w:rsid w:val="003F0473"/>
    <w:rsid w:val="003F1250"/>
    <w:rsid w:val="003F136E"/>
    <w:rsid w:val="003F1480"/>
    <w:rsid w:val="003F173A"/>
    <w:rsid w:val="003F24CA"/>
    <w:rsid w:val="003F2540"/>
    <w:rsid w:val="003F2581"/>
    <w:rsid w:val="003F2646"/>
    <w:rsid w:val="003F281C"/>
    <w:rsid w:val="003F29AA"/>
    <w:rsid w:val="003F2C18"/>
    <w:rsid w:val="003F30F5"/>
    <w:rsid w:val="003F3476"/>
    <w:rsid w:val="003F380C"/>
    <w:rsid w:val="003F42A3"/>
    <w:rsid w:val="003F48B9"/>
    <w:rsid w:val="003F4A40"/>
    <w:rsid w:val="003F5BB8"/>
    <w:rsid w:val="003F694C"/>
    <w:rsid w:val="003F695A"/>
    <w:rsid w:val="003F6B06"/>
    <w:rsid w:val="003F6CBD"/>
    <w:rsid w:val="003F742F"/>
    <w:rsid w:val="00400176"/>
    <w:rsid w:val="004004AC"/>
    <w:rsid w:val="0040117E"/>
    <w:rsid w:val="004014CB"/>
    <w:rsid w:val="004019ED"/>
    <w:rsid w:val="00401AF0"/>
    <w:rsid w:val="00401BAF"/>
    <w:rsid w:val="00402220"/>
    <w:rsid w:val="004027C7"/>
    <w:rsid w:val="00403383"/>
    <w:rsid w:val="00403740"/>
    <w:rsid w:val="00403787"/>
    <w:rsid w:val="004038D3"/>
    <w:rsid w:val="00403B58"/>
    <w:rsid w:val="00403C2D"/>
    <w:rsid w:val="00403C50"/>
    <w:rsid w:val="004043FF"/>
    <w:rsid w:val="00404478"/>
    <w:rsid w:val="004044F4"/>
    <w:rsid w:val="004044FA"/>
    <w:rsid w:val="0040454E"/>
    <w:rsid w:val="00404D89"/>
    <w:rsid w:val="00405135"/>
    <w:rsid w:val="004051A6"/>
    <w:rsid w:val="004051DA"/>
    <w:rsid w:val="00405A60"/>
    <w:rsid w:val="00405D06"/>
    <w:rsid w:val="00406492"/>
    <w:rsid w:val="0040696C"/>
    <w:rsid w:val="00406B37"/>
    <w:rsid w:val="00407B2B"/>
    <w:rsid w:val="00407DA3"/>
    <w:rsid w:val="00410293"/>
    <w:rsid w:val="0041061D"/>
    <w:rsid w:val="0041073C"/>
    <w:rsid w:val="00411E8D"/>
    <w:rsid w:val="00412378"/>
    <w:rsid w:val="00412E20"/>
    <w:rsid w:val="00414009"/>
    <w:rsid w:val="00414656"/>
    <w:rsid w:val="004148AB"/>
    <w:rsid w:val="00415126"/>
    <w:rsid w:val="00415336"/>
    <w:rsid w:val="0041547E"/>
    <w:rsid w:val="00415663"/>
    <w:rsid w:val="004157A1"/>
    <w:rsid w:val="0041585D"/>
    <w:rsid w:val="00415A6D"/>
    <w:rsid w:val="00415BB3"/>
    <w:rsid w:val="004164AF"/>
    <w:rsid w:val="00417B3B"/>
    <w:rsid w:val="00417FFE"/>
    <w:rsid w:val="0042012D"/>
    <w:rsid w:val="004203A3"/>
    <w:rsid w:val="00420D70"/>
    <w:rsid w:val="0042215A"/>
    <w:rsid w:val="00423038"/>
    <w:rsid w:val="00423228"/>
    <w:rsid w:val="004239AE"/>
    <w:rsid w:val="00423D79"/>
    <w:rsid w:val="00423F15"/>
    <w:rsid w:val="004248FA"/>
    <w:rsid w:val="00424EFA"/>
    <w:rsid w:val="004250AC"/>
    <w:rsid w:val="004252F3"/>
    <w:rsid w:val="004258EF"/>
    <w:rsid w:val="00426F86"/>
    <w:rsid w:val="00427431"/>
    <w:rsid w:val="004275B0"/>
    <w:rsid w:val="00427E20"/>
    <w:rsid w:val="004309E2"/>
    <w:rsid w:val="00430AD3"/>
    <w:rsid w:val="0043116D"/>
    <w:rsid w:val="00431197"/>
    <w:rsid w:val="00431720"/>
    <w:rsid w:val="00431889"/>
    <w:rsid w:val="0043284A"/>
    <w:rsid w:val="004328CE"/>
    <w:rsid w:val="00432B8D"/>
    <w:rsid w:val="00432E69"/>
    <w:rsid w:val="0043333C"/>
    <w:rsid w:val="00433366"/>
    <w:rsid w:val="0043380F"/>
    <w:rsid w:val="004344DA"/>
    <w:rsid w:val="00434FB0"/>
    <w:rsid w:val="0043578B"/>
    <w:rsid w:val="00436061"/>
    <w:rsid w:val="004368A7"/>
    <w:rsid w:val="00436BB1"/>
    <w:rsid w:val="00436DFA"/>
    <w:rsid w:val="004372C8"/>
    <w:rsid w:val="00437519"/>
    <w:rsid w:val="004379F0"/>
    <w:rsid w:val="00437F44"/>
    <w:rsid w:val="004402B5"/>
    <w:rsid w:val="0044031A"/>
    <w:rsid w:val="00440A0D"/>
    <w:rsid w:val="00440C48"/>
    <w:rsid w:val="00440E0F"/>
    <w:rsid w:val="00440EAD"/>
    <w:rsid w:val="00440FD1"/>
    <w:rsid w:val="00441A62"/>
    <w:rsid w:val="0044235F"/>
    <w:rsid w:val="00443125"/>
    <w:rsid w:val="00443171"/>
    <w:rsid w:val="00443778"/>
    <w:rsid w:val="00444E01"/>
    <w:rsid w:val="00445463"/>
    <w:rsid w:val="00445E34"/>
    <w:rsid w:val="00445E59"/>
    <w:rsid w:val="00446D77"/>
    <w:rsid w:val="00447130"/>
    <w:rsid w:val="0044718E"/>
    <w:rsid w:val="00447D4F"/>
    <w:rsid w:val="00450158"/>
    <w:rsid w:val="00450672"/>
    <w:rsid w:val="004506A7"/>
    <w:rsid w:val="00450F8B"/>
    <w:rsid w:val="004519F8"/>
    <w:rsid w:val="00452CAB"/>
    <w:rsid w:val="00452EF6"/>
    <w:rsid w:val="004536CF"/>
    <w:rsid w:val="00453C17"/>
    <w:rsid w:val="004541F3"/>
    <w:rsid w:val="004543B4"/>
    <w:rsid w:val="004543C2"/>
    <w:rsid w:val="00454F77"/>
    <w:rsid w:val="00456020"/>
    <w:rsid w:val="0045616C"/>
    <w:rsid w:val="00456C9C"/>
    <w:rsid w:val="00456CF3"/>
    <w:rsid w:val="004601C3"/>
    <w:rsid w:val="00460C1D"/>
    <w:rsid w:val="00461160"/>
    <w:rsid w:val="00461FA1"/>
    <w:rsid w:val="004624AD"/>
    <w:rsid w:val="00462616"/>
    <w:rsid w:val="00462914"/>
    <w:rsid w:val="00462A0F"/>
    <w:rsid w:val="00464CF1"/>
    <w:rsid w:val="00464D6F"/>
    <w:rsid w:val="004651B3"/>
    <w:rsid w:val="0046605B"/>
    <w:rsid w:val="00466358"/>
    <w:rsid w:val="004664FD"/>
    <w:rsid w:val="00466C8F"/>
    <w:rsid w:val="00467559"/>
    <w:rsid w:val="00467C71"/>
    <w:rsid w:val="00467EFE"/>
    <w:rsid w:val="00470155"/>
    <w:rsid w:val="00470B28"/>
    <w:rsid w:val="00471389"/>
    <w:rsid w:val="0047191C"/>
    <w:rsid w:val="00471A35"/>
    <w:rsid w:val="004723B0"/>
    <w:rsid w:val="00472543"/>
    <w:rsid w:val="004737D6"/>
    <w:rsid w:val="00473B39"/>
    <w:rsid w:val="00474666"/>
    <w:rsid w:val="00474F88"/>
    <w:rsid w:val="004759DC"/>
    <w:rsid w:val="0047644B"/>
    <w:rsid w:val="004767AE"/>
    <w:rsid w:val="00477080"/>
    <w:rsid w:val="004804DB"/>
    <w:rsid w:val="00481087"/>
    <w:rsid w:val="004816EA"/>
    <w:rsid w:val="00481E84"/>
    <w:rsid w:val="004823DC"/>
    <w:rsid w:val="004836DC"/>
    <w:rsid w:val="004838CF"/>
    <w:rsid w:val="004840D4"/>
    <w:rsid w:val="004844E3"/>
    <w:rsid w:val="0048483D"/>
    <w:rsid w:val="004849BA"/>
    <w:rsid w:val="00484BFC"/>
    <w:rsid w:val="00484F78"/>
    <w:rsid w:val="004850FB"/>
    <w:rsid w:val="00485422"/>
    <w:rsid w:val="00485AA0"/>
    <w:rsid w:val="00486F66"/>
    <w:rsid w:val="00487726"/>
    <w:rsid w:val="00490962"/>
    <w:rsid w:val="004909F4"/>
    <w:rsid w:val="00490BDB"/>
    <w:rsid w:val="0049150B"/>
    <w:rsid w:val="00491BCC"/>
    <w:rsid w:val="004929C7"/>
    <w:rsid w:val="00492A93"/>
    <w:rsid w:val="00492AA1"/>
    <w:rsid w:val="00493B23"/>
    <w:rsid w:val="00494017"/>
    <w:rsid w:val="00494829"/>
    <w:rsid w:val="00494A8E"/>
    <w:rsid w:val="00494C2F"/>
    <w:rsid w:val="00494DF7"/>
    <w:rsid w:val="004955B2"/>
    <w:rsid w:val="004958B0"/>
    <w:rsid w:val="00495E5E"/>
    <w:rsid w:val="00496379"/>
    <w:rsid w:val="00497887"/>
    <w:rsid w:val="004A06FD"/>
    <w:rsid w:val="004A0ACA"/>
    <w:rsid w:val="004A0F4C"/>
    <w:rsid w:val="004A1365"/>
    <w:rsid w:val="004A152E"/>
    <w:rsid w:val="004A15D7"/>
    <w:rsid w:val="004A1EB9"/>
    <w:rsid w:val="004A2361"/>
    <w:rsid w:val="004A2A5A"/>
    <w:rsid w:val="004A2BEE"/>
    <w:rsid w:val="004A2C70"/>
    <w:rsid w:val="004A2C7F"/>
    <w:rsid w:val="004A3270"/>
    <w:rsid w:val="004A3312"/>
    <w:rsid w:val="004A3629"/>
    <w:rsid w:val="004A3B44"/>
    <w:rsid w:val="004A3C0D"/>
    <w:rsid w:val="004A4522"/>
    <w:rsid w:val="004A4A90"/>
    <w:rsid w:val="004A4BA5"/>
    <w:rsid w:val="004A5B55"/>
    <w:rsid w:val="004A6CD7"/>
    <w:rsid w:val="004A6CEE"/>
    <w:rsid w:val="004A76E3"/>
    <w:rsid w:val="004A7C14"/>
    <w:rsid w:val="004A7FF5"/>
    <w:rsid w:val="004B0565"/>
    <w:rsid w:val="004B0D4D"/>
    <w:rsid w:val="004B1EC6"/>
    <w:rsid w:val="004B1F9E"/>
    <w:rsid w:val="004B2591"/>
    <w:rsid w:val="004B35AE"/>
    <w:rsid w:val="004B3B96"/>
    <w:rsid w:val="004B3DF1"/>
    <w:rsid w:val="004B3F4F"/>
    <w:rsid w:val="004B40BF"/>
    <w:rsid w:val="004B4C2C"/>
    <w:rsid w:val="004B4FE3"/>
    <w:rsid w:val="004B51C7"/>
    <w:rsid w:val="004B5336"/>
    <w:rsid w:val="004B5477"/>
    <w:rsid w:val="004B6185"/>
    <w:rsid w:val="004B671D"/>
    <w:rsid w:val="004B7191"/>
    <w:rsid w:val="004B7226"/>
    <w:rsid w:val="004B7898"/>
    <w:rsid w:val="004B7CCC"/>
    <w:rsid w:val="004C085F"/>
    <w:rsid w:val="004C0A56"/>
    <w:rsid w:val="004C0B3C"/>
    <w:rsid w:val="004C0CD8"/>
    <w:rsid w:val="004C1000"/>
    <w:rsid w:val="004C1938"/>
    <w:rsid w:val="004C1ADB"/>
    <w:rsid w:val="004C1B65"/>
    <w:rsid w:val="004C1BF5"/>
    <w:rsid w:val="004C26E6"/>
    <w:rsid w:val="004C2AC9"/>
    <w:rsid w:val="004C330B"/>
    <w:rsid w:val="004C3B55"/>
    <w:rsid w:val="004C3B69"/>
    <w:rsid w:val="004C3B7C"/>
    <w:rsid w:val="004C3C50"/>
    <w:rsid w:val="004C3D9C"/>
    <w:rsid w:val="004C4108"/>
    <w:rsid w:val="004C41C6"/>
    <w:rsid w:val="004C4355"/>
    <w:rsid w:val="004C43A6"/>
    <w:rsid w:val="004C4EA9"/>
    <w:rsid w:val="004C4F6E"/>
    <w:rsid w:val="004C54B8"/>
    <w:rsid w:val="004C6121"/>
    <w:rsid w:val="004C6ADF"/>
    <w:rsid w:val="004C6BDF"/>
    <w:rsid w:val="004C6C97"/>
    <w:rsid w:val="004D03EE"/>
    <w:rsid w:val="004D09FD"/>
    <w:rsid w:val="004D0A80"/>
    <w:rsid w:val="004D2005"/>
    <w:rsid w:val="004D25CC"/>
    <w:rsid w:val="004D2990"/>
    <w:rsid w:val="004D3F41"/>
    <w:rsid w:val="004D45C7"/>
    <w:rsid w:val="004D5A79"/>
    <w:rsid w:val="004D5CDF"/>
    <w:rsid w:val="004D673A"/>
    <w:rsid w:val="004D7010"/>
    <w:rsid w:val="004D72D5"/>
    <w:rsid w:val="004D72D9"/>
    <w:rsid w:val="004D784E"/>
    <w:rsid w:val="004D7A65"/>
    <w:rsid w:val="004E03EC"/>
    <w:rsid w:val="004E1390"/>
    <w:rsid w:val="004E1D30"/>
    <w:rsid w:val="004E218A"/>
    <w:rsid w:val="004E26B4"/>
    <w:rsid w:val="004E28D4"/>
    <w:rsid w:val="004E2945"/>
    <w:rsid w:val="004E2F6A"/>
    <w:rsid w:val="004E3229"/>
    <w:rsid w:val="004E38BF"/>
    <w:rsid w:val="004E3C5D"/>
    <w:rsid w:val="004E3D3A"/>
    <w:rsid w:val="004E418F"/>
    <w:rsid w:val="004E419E"/>
    <w:rsid w:val="004E4965"/>
    <w:rsid w:val="004E4A27"/>
    <w:rsid w:val="004E4DD9"/>
    <w:rsid w:val="004E5744"/>
    <w:rsid w:val="004E5C4D"/>
    <w:rsid w:val="004E65BA"/>
    <w:rsid w:val="004E6754"/>
    <w:rsid w:val="004E6A70"/>
    <w:rsid w:val="004E6AEB"/>
    <w:rsid w:val="004E6E4C"/>
    <w:rsid w:val="004E73A9"/>
    <w:rsid w:val="004E7AAB"/>
    <w:rsid w:val="004E7E63"/>
    <w:rsid w:val="004F039F"/>
    <w:rsid w:val="004F04CD"/>
    <w:rsid w:val="004F12C8"/>
    <w:rsid w:val="004F26BE"/>
    <w:rsid w:val="004F2792"/>
    <w:rsid w:val="004F2E96"/>
    <w:rsid w:val="004F308E"/>
    <w:rsid w:val="004F328B"/>
    <w:rsid w:val="004F3AC6"/>
    <w:rsid w:val="004F450C"/>
    <w:rsid w:val="004F47BA"/>
    <w:rsid w:val="004F48EA"/>
    <w:rsid w:val="004F517A"/>
    <w:rsid w:val="004F5416"/>
    <w:rsid w:val="004F5469"/>
    <w:rsid w:val="004F6550"/>
    <w:rsid w:val="004F749C"/>
    <w:rsid w:val="004F7E10"/>
    <w:rsid w:val="005001EE"/>
    <w:rsid w:val="0050060E"/>
    <w:rsid w:val="005017B4"/>
    <w:rsid w:val="00501C4D"/>
    <w:rsid w:val="00501E46"/>
    <w:rsid w:val="00502D24"/>
    <w:rsid w:val="00504A90"/>
    <w:rsid w:val="00504ED9"/>
    <w:rsid w:val="005051F5"/>
    <w:rsid w:val="00506104"/>
    <w:rsid w:val="005063CC"/>
    <w:rsid w:val="00506460"/>
    <w:rsid w:val="0050661D"/>
    <w:rsid w:val="0050719F"/>
    <w:rsid w:val="00510721"/>
    <w:rsid w:val="005120E7"/>
    <w:rsid w:val="00512FD3"/>
    <w:rsid w:val="00513002"/>
    <w:rsid w:val="00513094"/>
    <w:rsid w:val="005132EF"/>
    <w:rsid w:val="00513A11"/>
    <w:rsid w:val="005147FA"/>
    <w:rsid w:val="005149FE"/>
    <w:rsid w:val="00515666"/>
    <w:rsid w:val="00515A69"/>
    <w:rsid w:val="00515C35"/>
    <w:rsid w:val="00516305"/>
    <w:rsid w:val="00516451"/>
    <w:rsid w:val="005166D3"/>
    <w:rsid w:val="005169F3"/>
    <w:rsid w:val="0051700E"/>
    <w:rsid w:val="00517774"/>
    <w:rsid w:val="005177DB"/>
    <w:rsid w:val="00517B29"/>
    <w:rsid w:val="0052023F"/>
    <w:rsid w:val="00521A5F"/>
    <w:rsid w:val="00521CEF"/>
    <w:rsid w:val="00521FAF"/>
    <w:rsid w:val="00521FD8"/>
    <w:rsid w:val="00522022"/>
    <w:rsid w:val="0052211A"/>
    <w:rsid w:val="005226B8"/>
    <w:rsid w:val="0052339C"/>
    <w:rsid w:val="00523405"/>
    <w:rsid w:val="005234EB"/>
    <w:rsid w:val="00523623"/>
    <w:rsid w:val="0052369C"/>
    <w:rsid w:val="00523C5E"/>
    <w:rsid w:val="0052413E"/>
    <w:rsid w:val="00524394"/>
    <w:rsid w:val="00524484"/>
    <w:rsid w:val="005246CD"/>
    <w:rsid w:val="00524842"/>
    <w:rsid w:val="0052498E"/>
    <w:rsid w:val="00524E77"/>
    <w:rsid w:val="005258F8"/>
    <w:rsid w:val="00525A2E"/>
    <w:rsid w:val="00525B92"/>
    <w:rsid w:val="00525D79"/>
    <w:rsid w:val="00525EFD"/>
    <w:rsid w:val="00525FC8"/>
    <w:rsid w:val="0052648E"/>
    <w:rsid w:val="005266A1"/>
    <w:rsid w:val="00526B4B"/>
    <w:rsid w:val="0052722B"/>
    <w:rsid w:val="00527562"/>
    <w:rsid w:val="00527F85"/>
    <w:rsid w:val="005306B0"/>
    <w:rsid w:val="00530895"/>
    <w:rsid w:val="00530EDA"/>
    <w:rsid w:val="0053109F"/>
    <w:rsid w:val="0053111B"/>
    <w:rsid w:val="00531447"/>
    <w:rsid w:val="0053190B"/>
    <w:rsid w:val="0053199B"/>
    <w:rsid w:val="00531AAE"/>
    <w:rsid w:val="00531DC0"/>
    <w:rsid w:val="0053275E"/>
    <w:rsid w:val="005328E0"/>
    <w:rsid w:val="00532EA5"/>
    <w:rsid w:val="005341B8"/>
    <w:rsid w:val="00534849"/>
    <w:rsid w:val="00534DA0"/>
    <w:rsid w:val="00534F1D"/>
    <w:rsid w:val="005357AF"/>
    <w:rsid w:val="0053592D"/>
    <w:rsid w:val="00535A61"/>
    <w:rsid w:val="00535E1F"/>
    <w:rsid w:val="005365B0"/>
    <w:rsid w:val="00536705"/>
    <w:rsid w:val="00536DAE"/>
    <w:rsid w:val="0053742F"/>
    <w:rsid w:val="005379B6"/>
    <w:rsid w:val="00537DBD"/>
    <w:rsid w:val="00541389"/>
    <w:rsid w:val="00541941"/>
    <w:rsid w:val="00541D04"/>
    <w:rsid w:val="00542024"/>
    <w:rsid w:val="0054229B"/>
    <w:rsid w:val="00542A7E"/>
    <w:rsid w:val="00542E96"/>
    <w:rsid w:val="00543734"/>
    <w:rsid w:val="00543738"/>
    <w:rsid w:val="00543874"/>
    <w:rsid w:val="005438B7"/>
    <w:rsid w:val="00543980"/>
    <w:rsid w:val="005446A2"/>
    <w:rsid w:val="005456F9"/>
    <w:rsid w:val="00545DCF"/>
    <w:rsid w:val="00546094"/>
    <w:rsid w:val="00546458"/>
    <w:rsid w:val="00547651"/>
    <w:rsid w:val="00550705"/>
    <w:rsid w:val="005521AB"/>
    <w:rsid w:val="00552AC3"/>
    <w:rsid w:val="00553517"/>
    <w:rsid w:val="005536D6"/>
    <w:rsid w:val="0055382F"/>
    <w:rsid w:val="0055471D"/>
    <w:rsid w:val="00554936"/>
    <w:rsid w:val="00554C12"/>
    <w:rsid w:val="00554C64"/>
    <w:rsid w:val="00554D0C"/>
    <w:rsid w:val="005554AF"/>
    <w:rsid w:val="00555D45"/>
    <w:rsid w:val="005564C3"/>
    <w:rsid w:val="005566A5"/>
    <w:rsid w:val="0055696C"/>
    <w:rsid w:val="00556F4C"/>
    <w:rsid w:val="00557174"/>
    <w:rsid w:val="0055743B"/>
    <w:rsid w:val="005578C5"/>
    <w:rsid w:val="00557C6C"/>
    <w:rsid w:val="0056003E"/>
    <w:rsid w:val="0056053C"/>
    <w:rsid w:val="0056055C"/>
    <w:rsid w:val="00560F6C"/>
    <w:rsid w:val="00561191"/>
    <w:rsid w:val="00561664"/>
    <w:rsid w:val="00561C55"/>
    <w:rsid w:val="005628E0"/>
    <w:rsid w:val="00562C4A"/>
    <w:rsid w:val="00562DB0"/>
    <w:rsid w:val="00563032"/>
    <w:rsid w:val="005631E7"/>
    <w:rsid w:val="005633E9"/>
    <w:rsid w:val="0056355D"/>
    <w:rsid w:val="00563C7F"/>
    <w:rsid w:val="005649F5"/>
    <w:rsid w:val="00564ABA"/>
    <w:rsid w:val="00564D38"/>
    <w:rsid w:val="005652C6"/>
    <w:rsid w:val="00565C38"/>
    <w:rsid w:val="00565EC7"/>
    <w:rsid w:val="00566091"/>
    <w:rsid w:val="005667DD"/>
    <w:rsid w:val="0056696C"/>
    <w:rsid w:val="005669DF"/>
    <w:rsid w:val="00566B83"/>
    <w:rsid w:val="00566BD9"/>
    <w:rsid w:val="00566D5F"/>
    <w:rsid w:val="00566E1F"/>
    <w:rsid w:val="005707E2"/>
    <w:rsid w:val="00570823"/>
    <w:rsid w:val="0057088C"/>
    <w:rsid w:val="005718FE"/>
    <w:rsid w:val="00571BE7"/>
    <w:rsid w:val="00572138"/>
    <w:rsid w:val="00572152"/>
    <w:rsid w:val="0057222D"/>
    <w:rsid w:val="00572427"/>
    <w:rsid w:val="00572F5C"/>
    <w:rsid w:val="005737B3"/>
    <w:rsid w:val="0057388E"/>
    <w:rsid w:val="005747B4"/>
    <w:rsid w:val="00574907"/>
    <w:rsid w:val="005752B3"/>
    <w:rsid w:val="005756FA"/>
    <w:rsid w:val="005758AE"/>
    <w:rsid w:val="0057633F"/>
    <w:rsid w:val="00576596"/>
    <w:rsid w:val="00576CBB"/>
    <w:rsid w:val="005770E9"/>
    <w:rsid w:val="0057755F"/>
    <w:rsid w:val="00577579"/>
    <w:rsid w:val="00577BD3"/>
    <w:rsid w:val="00577D60"/>
    <w:rsid w:val="00580109"/>
    <w:rsid w:val="005807C9"/>
    <w:rsid w:val="00580D39"/>
    <w:rsid w:val="00581B07"/>
    <w:rsid w:val="00581DBF"/>
    <w:rsid w:val="005825E7"/>
    <w:rsid w:val="00582A78"/>
    <w:rsid w:val="00582B32"/>
    <w:rsid w:val="00582C2A"/>
    <w:rsid w:val="0058342A"/>
    <w:rsid w:val="00583692"/>
    <w:rsid w:val="00583CEA"/>
    <w:rsid w:val="005849D9"/>
    <w:rsid w:val="00584E31"/>
    <w:rsid w:val="00585116"/>
    <w:rsid w:val="005854A6"/>
    <w:rsid w:val="0058599D"/>
    <w:rsid w:val="005859FE"/>
    <w:rsid w:val="00585AA1"/>
    <w:rsid w:val="00585D0C"/>
    <w:rsid w:val="00585F95"/>
    <w:rsid w:val="00587114"/>
    <w:rsid w:val="00587768"/>
    <w:rsid w:val="005879E5"/>
    <w:rsid w:val="00590518"/>
    <w:rsid w:val="0059079B"/>
    <w:rsid w:val="005909F0"/>
    <w:rsid w:val="00590D6B"/>
    <w:rsid w:val="00591B65"/>
    <w:rsid w:val="005924B8"/>
    <w:rsid w:val="0059265C"/>
    <w:rsid w:val="0059341C"/>
    <w:rsid w:val="00593DD6"/>
    <w:rsid w:val="005940CF"/>
    <w:rsid w:val="0059423F"/>
    <w:rsid w:val="0059470B"/>
    <w:rsid w:val="00594829"/>
    <w:rsid w:val="005948B0"/>
    <w:rsid w:val="00594B11"/>
    <w:rsid w:val="00595F3B"/>
    <w:rsid w:val="00596551"/>
    <w:rsid w:val="005966AE"/>
    <w:rsid w:val="0059678B"/>
    <w:rsid w:val="00596BBF"/>
    <w:rsid w:val="00597571"/>
    <w:rsid w:val="0059760C"/>
    <w:rsid w:val="00597FC4"/>
    <w:rsid w:val="005A037A"/>
    <w:rsid w:val="005A067F"/>
    <w:rsid w:val="005A0DD9"/>
    <w:rsid w:val="005A0E53"/>
    <w:rsid w:val="005A1454"/>
    <w:rsid w:val="005A18BB"/>
    <w:rsid w:val="005A190C"/>
    <w:rsid w:val="005A1B63"/>
    <w:rsid w:val="005A1BC6"/>
    <w:rsid w:val="005A1CF9"/>
    <w:rsid w:val="005A3377"/>
    <w:rsid w:val="005A35E4"/>
    <w:rsid w:val="005A37FD"/>
    <w:rsid w:val="005A4279"/>
    <w:rsid w:val="005A4356"/>
    <w:rsid w:val="005A444C"/>
    <w:rsid w:val="005A4D6E"/>
    <w:rsid w:val="005A5609"/>
    <w:rsid w:val="005A5C3D"/>
    <w:rsid w:val="005A6539"/>
    <w:rsid w:val="005A678E"/>
    <w:rsid w:val="005A6C38"/>
    <w:rsid w:val="005A6C3A"/>
    <w:rsid w:val="005A7211"/>
    <w:rsid w:val="005A7608"/>
    <w:rsid w:val="005B0057"/>
    <w:rsid w:val="005B075F"/>
    <w:rsid w:val="005B07D5"/>
    <w:rsid w:val="005B124A"/>
    <w:rsid w:val="005B15DC"/>
    <w:rsid w:val="005B1C23"/>
    <w:rsid w:val="005B20AF"/>
    <w:rsid w:val="005B20E2"/>
    <w:rsid w:val="005B24F0"/>
    <w:rsid w:val="005B2F61"/>
    <w:rsid w:val="005B3736"/>
    <w:rsid w:val="005B3768"/>
    <w:rsid w:val="005B38A2"/>
    <w:rsid w:val="005B4467"/>
    <w:rsid w:val="005B4832"/>
    <w:rsid w:val="005B5430"/>
    <w:rsid w:val="005B5DEA"/>
    <w:rsid w:val="005B5FDD"/>
    <w:rsid w:val="005B63FF"/>
    <w:rsid w:val="005B698E"/>
    <w:rsid w:val="005B6CD4"/>
    <w:rsid w:val="005B6EE8"/>
    <w:rsid w:val="005B740D"/>
    <w:rsid w:val="005B75EB"/>
    <w:rsid w:val="005B7790"/>
    <w:rsid w:val="005B780F"/>
    <w:rsid w:val="005C096C"/>
    <w:rsid w:val="005C0AC5"/>
    <w:rsid w:val="005C1252"/>
    <w:rsid w:val="005C1B04"/>
    <w:rsid w:val="005C24A7"/>
    <w:rsid w:val="005C2957"/>
    <w:rsid w:val="005C2DAE"/>
    <w:rsid w:val="005C378A"/>
    <w:rsid w:val="005C4037"/>
    <w:rsid w:val="005C4C2C"/>
    <w:rsid w:val="005C4E14"/>
    <w:rsid w:val="005C4F7B"/>
    <w:rsid w:val="005C5116"/>
    <w:rsid w:val="005C57A1"/>
    <w:rsid w:val="005C6537"/>
    <w:rsid w:val="005C661B"/>
    <w:rsid w:val="005C66AF"/>
    <w:rsid w:val="005C694A"/>
    <w:rsid w:val="005C6BF4"/>
    <w:rsid w:val="005C6C67"/>
    <w:rsid w:val="005C7006"/>
    <w:rsid w:val="005D036E"/>
    <w:rsid w:val="005D0647"/>
    <w:rsid w:val="005D0C25"/>
    <w:rsid w:val="005D103D"/>
    <w:rsid w:val="005D170A"/>
    <w:rsid w:val="005D1C33"/>
    <w:rsid w:val="005D1DB2"/>
    <w:rsid w:val="005D2131"/>
    <w:rsid w:val="005D2188"/>
    <w:rsid w:val="005D239A"/>
    <w:rsid w:val="005D28E5"/>
    <w:rsid w:val="005D2C11"/>
    <w:rsid w:val="005D3218"/>
    <w:rsid w:val="005D33A5"/>
    <w:rsid w:val="005D3E45"/>
    <w:rsid w:val="005D43D3"/>
    <w:rsid w:val="005D491A"/>
    <w:rsid w:val="005D5E96"/>
    <w:rsid w:val="005D60BA"/>
    <w:rsid w:val="005D611A"/>
    <w:rsid w:val="005D661F"/>
    <w:rsid w:val="005D6840"/>
    <w:rsid w:val="005D6A91"/>
    <w:rsid w:val="005D72F1"/>
    <w:rsid w:val="005D7758"/>
    <w:rsid w:val="005D7930"/>
    <w:rsid w:val="005E016A"/>
    <w:rsid w:val="005E01FE"/>
    <w:rsid w:val="005E0C4B"/>
    <w:rsid w:val="005E1BE7"/>
    <w:rsid w:val="005E25BA"/>
    <w:rsid w:val="005E25CA"/>
    <w:rsid w:val="005E2B1C"/>
    <w:rsid w:val="005E2E6F"/>
    <w:rsid w:val="005E3C7F"/>
    <w:rsid w:val="005E423C"/>
    <w:rsid w:val="005E4419"/>
    <w:rsid w:val="005E490C"/>
    <w:rsid w:val="005E4976"/>
    <w:rsid w:val="005E5C78"/>
    <w:rsid w:val="005E638B"/>
    <w:rsid w:val="005E6656"/>
    <w:rsid w:val="005E6E64"/>
    <w:rsid w:val="005E7873"/>
    <w:rsid w:val="005F021F"/>
    <w:rsid w:val="005F0796"/>
    <w:rsid w:val="005F12E4"/>
    <w:rsid w:val="005F1846"/>
    <w:rsid w:val="005F1AE8"/>
    <w:rsid w:val="005F1D6E"/>
    <w:rsid w:val="005F2115"/>
    <w:rsid w:val="005F220E"/>
    <w:rsid w:val="005F24FB"/>
    <w:rsid w:val="005F2970"/>
    <w:rsid w:val="005F2DEE"/>
    <w:rsid w:val="005F341D"/>
    <w:rsid w:val="005F38C9"/>
    <w:rsid w:val="005F3921"/>
    <w:rsid w:val="005F3999"/>
    <w:rsid w:val="005F4257"/>
    <w:rsid w:val="005F5146"/>
    <w:rsid w:val="005F526B"/>
    <w:rsid w:val="005F5A59"/>
    <w:rsid w:val="005F61C1"/>
    <w:rsid w:val="005F638F"/>
    <w:rsid w:val="005F67AB"/>
    <w:rsid w:val="005F6A04"/>
    <w:rsid w:val="005F7062"/>
    <w:rsid w:val="005F71C6"/>
    <w:rsid w:val="005F753D"/>
    <w:rsid w:val="005F79D6"/>
    <w:rsid w:val="006000DF"/>
    <w:rsid w:val="006016AE"/>
    <w:rsid w:val="00601EF7"/>
    <w:rsid w:val="00602620"/>
    <w:rsid w:val="00602C32"/>
    <w:rsid w:val="00602F8D"/>
    <w:rsid w:val="00603080"/>
    <w:rsid w:val="00603A0F"/>
    <w:rsid w:val="00603F09"/>
    <w:rsid w:val="00604503"/>
    <w:rsid w:val="0060507C"/>
    <w:rsid w:val="006061C6"/>
    <w:rsid w:val="00606A96"/>
    <w:rsid w:val="00607074"/>
    <w:rsid w:val="00607267"/>
    <w:rsid w:val="0060772D"/>
    <w:rsid w:val="00607CB8"/>
    <w:rsid w:val="006102D0"/>
    <w:rsid w:val="00610312"/>
    <w:rsid w:val="00610A0E"/>
    <w:rsid w:val="00611F5C"/>
    <w:rsid w:val="00612227"/>
    <w:rsid w:val="006127C4"/>
    <w:rsid w:val="00614261"/>
    <w:rsid w:val="0061530D"/>
    <w:rsid w:val="00615D1D"/>
    <w:rsid w:val="006167E4"/>
    <w:rsid w:val="00616C79"/>
    <w:rsid w:val="00617177"/>
    <w:rsid w:val="006172C2"/>
    <w:rsid w:val="0061746E"/>
    <w:rsid w:val="00617968"/>
    <w:rsid w:val="00617ADD"/>
    <w:rsid w:val="006202D2"/>
    <w:rsid w:val="006209C0"/>
    <w:rsid w:val="006212C9"/>
    <w:rsid w:val="0062197A"/>
    <w:rsid w:val="00621CE5"/>
    <w:rsid w:val="00621EA7"/>
    <w:rsid w:val="006225B1"/>
    <w:rsid w:val="00623469"/>
    <w:rsid w:val="0062400B"/>
    <w:rsid w:val="006240A5"/>
    <w:rsid w:val="0062417E"/>
    <w:rsid w:val="006241DD"/>
    <w:rsid w:val="00624BBB"/>
    <w:rsid w:val="00624C8D"/>
    <w:rsid w:val="00625309"/>
    <w:rsid w:val="0062593B"/>
    <w:rsid w:val="00625CBB"/>
    <w:rsid w:val="00625FA9"/>
    <w:rsid w:val="00625FAD"/>
    <w:rsid w:val="0062626F"/>
    <w:rsid w:val="006262D5"/>
    <w:rsid w:val="0062656C"/>
    <w:rsid w:val="00626B9C"/>
    <w:rsid w:val="006270BB"/>
    <w:rsid w:val="00627273"/>
    <w:rsid w:val="00627314"/>
    <w:rsid w:val="00627933"/>
    <w:rsid w:val="00630726"/>
    <w:rsid w:val="00630B3C"/>
    <w:rsid w:val="00630F16"/>
    <w:rsid w:val="006326AD"/>
    <w:rsid w:val="00632839"/>
    <w:rsid w:val="00632848"/>
    <w:rsid w:val="0063333A"/>
    <w:rsid w:val="006334CA"/>
    <w:rsid w:val="0063434D"/>
    <w:rsid w:val="00634C03"/>
    <w:rsid w:val="0063555C"/>
    <w:rsid w:val="0063623D"/>
    <w:rsid w:val="006364D8"/>
    <w:rsid w:val="00636B20"/>
    <w:rsid w:val="00637049"/>
    <w:rsid w:val="006372ED"/>
    <w:rsid w:val="0063736B"/>
    <w:rsid w:val="00637EB7"/>
    <w:rsid w:val="00637FD2"/>
    <w:rsid w:val="0064001C"/>
    <w:rsid w:val="006407B8"/>
    <w:rsid w:val="006408A0"/>
    <w:rsid w:val="00640B53"/>
    <w:rsid w:val="00640EA9"/>
    <w:rsid w:val="0064158B"/>
    <w:rsid w:val="006415AB"/>
    <w:rsid w:val="0064174C"/>
    <w:rsid w:val="00641C9D"/>
    <w:rsid w:val="00641F55"/>
    <w:rsid w:val="00642173"/>
    <w:rsid w:val="006421AC"/>
    <w:rsid w:val="0064242F"/>
    <w:rsid w:val="006425BF"/>
    <w:rsid w:val="006433DF"/>
    <w:rsid w:val="00643731"/>
    <w:rsid w:val="00643A2A"/>
    <w:rsid w:val="00644BE4"/>
    <w:rsid w:val="006451AB"/>
    <w:rsid w:val="00645AB2"/>
    <w:rsid w:val="00645F82"/>
    <w:rsid w:val="00646985"/>
    <w:rsid w:val="006469BE"/>
    <w:rsid w:val="00646D02"/>
    <w:rsid w:val="006471B7"/>
    <w:rsid w:val="0064746D"/>
    <w:rsid w:val="00647CF4"/>
    <w:rsid w:val="006500CD"/>
    <w:rsid w:val="00650272"/>
    <w:rsid w:val="00650492"/>
    <w:rsid w:val="0065053B"/>
    <w:rsid w:val="00650B99"/>
    <w:rsid w:val="00651183"/>
    <w:rsid w:val="00651249"/>
    <w:rsid w:val="006512AD"/>
    <w:rsid w:val="006516B8"/>
    <w:rsid w:val="006518D1"/>
    <w:rsid w:val="00651B64"/>
    <w:rsid w:val="00651F8D"/>
    <w:rsid w:val="00652CB6"/>
    <w:rsid w:val="00653242"/>
    <w:rsid w:val="006537E4"/>
    <w:rsid w:val="006539FF"/>
    <w:rsid w:val="00653ED6"/>
    <w:rsid w:val="00653F13"/>
    <w:rsid w:val="00655014"/>
    <w:rsid w:val="006554E5"/>
    <w:rsid w:val="0065571F"/>
    <w:rsid w:val="0065580E"/>
    <w:rsid w:val="006558D4"/>
    <w:rsid w:val="00656E53"/>
    <w:rsid w:val="0065704A"/>
    <w:rsid w:val="006571A2"/>
    <w:rsid w:val="006578D0"/>
    <w:rsid w:val="00657E0F"/>
    <w:rsid w:val="00657EB1"/>
    <w:rsid w:val="00657FF7"/>
    <w:rsid w:val="00660205"/>
    <w:rsid w:val="00660461"/>
    <w:rsid w:val="006613C0"/>
    <w:rsid w:val="006616E7"/>
    <w:rsid w:val="00661835"/>
    <w:rsid w:val="006622CD"/>
    <w:rsid w:val="006622F8"/>
    <w:rsid w:val="006625A3"/>
    <w:rsid w:val="0066279C"/>
    <w:rsid w:val="006627EC"/>
    <w:rsid w:val="00662FE6"/>
    <w:rsid w:val="00663015"/>
    <w:rsid w:val="0066331B"/>
    <w:rsid w:val="0066363D"/>
    <w:rsid w:val="006637AE"/>
    <w:rsid w:val="00663BB6"/>
    <w:rsid w:val="00663C24"/>
    <w:rsid w:val="00663C9C"/>
    <w:rsid w:val="00663DBE"/>
    <w:rsid w:val="0066406E"/>
    <w:rsid w:val="006645CE"/>
    <w:rsid w:val="00664F5E"/>
    <w:rsid w:val="00665827"/>
    <w:rsid w:val="00665CBA"/>
    <w:rsid w:val="0066631B"/>
    <w:rsid w:val="006667E8"/>
    <w:rsid w:val="00666878"/>
    <w:rsid w:val="00666D8F"/>
    <w:rsid w:val="006676F8"/>
    <w:rsid w:val="006678AD"/>
    <w:rsid w:val="00670A18"/>
    <w:rsid w:val="00671209"/>
    <w:rsid w:val="00671772"/>
    <w:rsid w:val="00673343"/>
    <w:rsid w:val="00674B75"/>
    <w:rsid w:val="00674F87"/>
    <w:rsid w:val="00675834"/>
    <w:rsid w:val="00675A97"/>
    <w:rsid w:val="00675D36"/>
    <w:rsid w:val="00676EDE"/>
    <w:rsid w:val="00677474"/>
    <w:rsid w:val="0067767C"/>
    <w:rsid w:val="006805BF"/>
    <w:rsid w:val="00680917"/>
    <w:rsid w:val="00680B0C"/>
    <w:rsid w:val="0068134A"/>
    <w:rsid w:val="0068199C"/>
    <w:rsid w:val="00681B4C"/>
    <w:rsid w:val="00682FF2"/>
    <w:rsid w:val="0068336C"/>
    <w:rsid w:val="0068337A"/>
    <w:rsid w:val="006836DE"/>
    <w:rsid w:val="00683A97"/>
    <w:rsid w:val="00683D2A"/>
    <w:rsid w:val="00684015"/>
    <w:rsid w:val="006840CA"/>
    <w:rsid w:val="006847D6"/>
    <w:rsid w:val="00684CC7"/>
    <w:rsid w:val="0068512A"/>
    <w:rsid w:val="006856AB"/>
    <w:rsid w:val="006864BF"/>
    <w:rsid w:val="00686536"/>
    <w:rsid w:val="00686BEC"/>
    <w:rsid w:val="00686F7B"/>
    <w:rsid w:val="00686F8A"/>
    <w:rsid w:val="00687102"/>
    <w:rsid w:val="0068758B"/>
    <w:rsid w:val="00687C91"/>
    <w:rsid w:val="00690229"/>
    <w:rsid w:val="006902A2"/>
    <w:rsid w:val="006902CA"/>
    <w:rsid w:val="0069070D"/>
    <w:rsid w:val="00690F35"/>
    <w:rsid w:val="00691D58"/>
    <w:rsid w:val="00692125"/>
    <w:rsid w:val="006921DB"/>
    <w:rsid w:val="00692E01"/>
    <w:rsid w:val="00693450"/>
    <w:rsid w:val="0069364E"/>
    <w:rsid w:val="006938F6"/>
    <w:rsid w:val="00693BCC"/>
    <w:rsid w:val="00693EFF"/>
    <w:rsid w:val="00693FB1"/>
    <w:rsid w:val="006946DC"/>
    <w:rsid w:val="006949F7"/>
    <w:rsid w:val="00694B38"/>
    <w:rsid w:val="00696971"/>
    <w:rsid w:val="00696E9C"/>
    <w:rsid w:val="006973D6"/>
    <w:rsid w:val="00697578"/>
    <w:rsid w:val="00697E1A"/>
    <w:rsid w:val="006A0017"/>
    <w:rsid w:val="006A0F40"/>
    <w:rsid w:val="006A17E1"/>
    <w:rsid w:val="006A188F"/>
    <w:rsid w:val="006A2A02"/>
    <w:rsid w:val="006A2B1F"/>
    <w:rsid w:val="006A339C"/>
    <w:rsid w:val="006A3841"/>
    <w:rsid w:val="006A3BCA"/>
    <w:rsid w:val="006A4AD3"/>
    <w:rsid w:val="006A5C51"/>
    <w:rsid w:val="006A60CE"/>
    <w:rsid w:val="006A612E"/>
    <w:rsid w:val="006A6769"/>
    <w:rsid w:val="006A693F"/>
    <w:rsid w:val="006A6C7E"/>
    <w:rsid w:val="006A6FA3"/>
    <w:rsid w:val="006B0159"/>
    <w:rsid w:val="006B04D9"/>
    <w:rsid w:val="006B06CE"/>
    <w:rsid w:val="006B108B"/>
    <w:rsid w:val="006B183A"/>
    <w:rsid w:val="006B1A04"/>
    <w:rsid w:val="006B1D21"/>
    <w:rsid w:val="006B1FFF"/>
    <w:rsid w:val="006B26B9"/>
    <w:rsid w:val="006B3076"/>
    <w:rsid w:val="006B3B24"/>
    <w:rsid w:val="006B4641"/>
    <w:rsid w:val="006B4A02"/>
    <w:rsid w:val="006B4AE0"/>
    <w:rsid w:val="006B4FB0"/>
    <w:rsid w:val="006B504E"/>
    <w:rsid w:val="006B5BCE"/>
    <w:rsid w:val="006B5D08"/>
    <w:rsid w:val="006B606F"/>
    <w:rsid w:val="006B6549"/>
    <w:rsid w:val="006B66AB"/>
    <w:rsid w:val="006B69DD"/>
    <w:rsid w:val="006B6E2C"/>
    <w:rsid w:val="006B6F03"/>
    <w:rsid w:val="006B7813"/>
    <w:rsid w:val="006B7D47"/>
    <w:rsid w:val="006B7F00"/>
    <w:rsid w:val="006C0B1E"/>
    <w:rsid w:val="006C1492"/>
    <w:rsid w:val="006C22F7"/>
    <w:rsid w:val="006C2E64"/>
    <w:rsid w:val="006C3429"/>
    <w:rsid w:val="006C3C4B"/>
    <w:rsid w:val="006C40C8"/>
    <w:rsid w:val="006C4787"/>
    <w:rsid w:val="006C4DD2"/>
    <w:rsid w:val="006C566F"/>
    <w:rsid w:val="006C5B7B"/>
    <w:rsid w:val="006C639C"/>
    <w:rsid w:val="006C65B5"/>
    <w:rsid w:val="006C6751"/>
    <w:rsid w:val="006C7019"/>
    <w:rsid w:val="006D0C68"/>
    <w:rsid w:val="006D0FAD"/>
    <w:rsid w:val="006D0FBB"/>
    <w:rsid w:val="006D1006"/>
    <w:rsid w:val="006D1684"/>
    <w:rsid w:val="006D1FEE"/>
    <w:rsid w:val="006D22CB"/>
    <w:rsid w:val="006D22FD"/>
    <w:rsid w:val="006D2428"/>
    <w:rsid w:val="006D2906"/>
    <w:rsid w:val="006D2A78"/>
    <w:rsid w:val="006D2FEE"/>
    <w:rsid w:val="006D39BA"/>
    <w:rsid w:val="006D3B7C"/>
    <w:rsid w:val="006D4998"/>
    <w:rsid w:val="006D51A8"/>
    <w:rsid w:val="006D5425"/>
    <w:rsid w:val="006D5A60"/>
    <w:rsid w:val="006D5AEC"/>
    <w:rsid w:val="006D5DA4"/>
    <w:rsid w:val="006D698B"/>
    <w:rsid w:val="006D6EE6"/>
    <w:rsid w:val="006D7185"/>
    <w:rsid w:val="006D7853"/>
    <w:rsid w:val="006D7FE3"/>
    <w:rsid w:val="006E0780"/>
    <w:rsid w:val="006E0B24"/>
    <w:rsid w:val="006E1191"/>
    <w:rsid w:val="006E1872"/>
    <w:rsid w:val="006E19D5"/>
    <w:rsid w:val="006E1D78"/>
    <w:rsid w:val="006E1E1C"/>
    <w:rsid w:val="006E1EA0"/>
    <w:rsid w:val="006E207B"/>
    <w:rsid w:val="006E2CFC"/>
    <w:rsid w:val="006E30A4"/>
    <w:rsid w:val="006E3318"/>
    <w:rsid w:val="006E487E"/>
    <w:rsid w:val="006E535A"/>
    <w:rsid w:val="006E55D5"/>
    <w:rsid w:val="006E571E"/>
    <w:rsid w:val="006E5A68"/>
    <w:rsid w:val="006E5E21"/>
    <w:rsid w:val="006E5E36"/>
    <w:rsid w:val="006E60B6"/>
    <w:rsid w:val="006E7A59"/>
    <w:rsid w:val="006F0310"/>
    <w:rsid w:val="006F0EC2"/>
    <w:rsid w:val="006F118C"/>
    <w:rsid w:val="006F1FEF"/>
    <w:rsid w:val="006F22B5"/>
    <w:rsid w:val="006F2375"/>
    <w:rsid w:val="006F32A3"/>
    <w:rsid w:val="006F3AF5"/>
    <w:rsid w:val="006F501B"/>
    <w:rsid w:val="006F5170"/>
    <w:rsid w:val="006F5953"/>
    <w:rsid w:val="006F619D"/>
    <w:rsid w:val="006F622E"/>
    <w:rsid w:val="006F62AB"/>
    <w:rsid w:val="006F64FE"/>
    <w:rsid w:val="006F682D"/>
    <w:rsid w:val="006F6896"/>
    <w:rsid w:val="006F6A72"/>
    <w:rsid w:val="006F6DBE"/>
    <w:rsid w:val="006F7026"/>
    <w:rsid w:val="006F71EB"/>
    <w:rsid w:val="006F78DD"/>
    <w:rsid w:val="006F7D13"/>
    <w:rsid w:val="00700B4B"/>
    <w:rsid w:val="00701018"/>
    <w:rsid w:val="00701326"/>
    <w:rsid w:val="007017F4"/>
    <w:rsid w:val="00701CFA"/>
    <w:rsid w:val="00701D46"/>
    <w:rsid w:val="00702150"/>
    <w:rsid w:val="00702288"/>
    <w:rsid w:val="00702622"/>
    <w:rsid w:val="00702A67"/>
    <w:rsid w:val="00703866"/>
    <w:rsid w:val="00703B52"/>
    <w:rsid w:val="00704010"/>
    <w:rsid w:val="0070421B"/>
    <w:rsid w:val="0070546A"/>
    <w:rsid w:val="00705980"/>
    <w:rsid w:val="00705A8A"/>
    <w:rsid w:val="00705E7D"/>
    <w:rsid w:val="00706094"/>
    <w:rsid w:val="00706320"/>
    <w:rsid w:val="00706B1B"/>
    <w:rsid w:val="00706C1B"/>
    <w:rsid w:val="007073A4"/>
    <w:rsid w:val="00707444"/>
    <w:rsid w:val="0070795A"/>
    <w:rsid w:val="0071078D"/>
    <w:rsid w:val="0071157F"/>
    <w:rsid w:val="00712407"/>
    <w:rsid w:val="00712618"/>
    <w:rsid w:val="00713194"/>
    <w:rsid w:val="00713275"/>
    <w:rsid w:val="00713407"/>
    <w:rsid w:val="007135E0"/>
    <w:rsid w:val="00714721"/>
    <w:rsid w:val="00714763"/>
    <w:rsid w:val="00714829"/>
    <w:rsid w:val="0071499E"/>
    <w:rsid w:val="00714E14"/>
    <w:rsid w:val="0071542D"/>
    <w:rsid w:val="00715742"/>
    <w:rsid w:val="00715755"/>
    <w:rsid w:val="007158DA"/>
    <w:rsid w:val="007160CE"/>
    <w:rsid w:val="00716F1A"/>
    <w:rsid w:val="007179B4"/>
    <w:rsid w:val="00717C5E"/>
    <w:rsid w:val="00720593"/>
    <w:rsid w:val="00720612"/>
    <w:rsid w:val="00720849"/>
    <w:rsid w:val="007208EE"/>
    <w:rsid w:val="0072099A"/>
    <w:rsid w:val="00721134"/>
    <w:rsid w:val="007215D5"/>
    <w:rsid w:val="0072172B"/>
    <w:rsid w:val="007222A7"/>
    <w:rsid w:val="007228B9"/>
    <w:rsid w:val="00722BF8"/>
    <w:rsid w:val="00722D31"/>
    <w:rsid w:val="007230ED"/>
    <w:rsid w:val="007231DB"/>
    <w:rsid w:val="0072339A"/>
    <w:rsid w:val="00723676"/>
    <w:rsid w:val="007237CE"/>
    <w:rsid w:val="00723FA0"/>
    <w:rsid w:val="00724883"/>
    <w:rsid w:val="00725315"/>
    <w:rsid w:val="007254A3"/>
    <w:rsid w:val="00725C7C"/>
    <w:rsid w:val="00725FF7"/>
    <w:rsid w:val="00726A7A"/>
    <w:rsid w:val="00727472"/>
    <w:rsid w:val="00727D52"/>
    <w:rsid w:val="00727F6B"/>
    <w:rsid w:val="007301B2"/>
    <w:rsid w:val="0073145D"/>
    <w:rsid w:val="0073158C"/>
    <w:rsid w:val="00731ADC"/>
    <w:rsid w:val="00732E00"/>
    <w:rsid w:val="00734352"/>
    <w:rsid w:val="00734A7A"/>
    <w:rsid w:val="00734B41"/>
    <w:rsid w:val="00735448"/>
    <w:rsid w:val="0073574A"/>
    <w:rsid w:val="00735865"/>
    <w:rsid w:val="00735F92"/>
    <w:rsid w:val="00736044"/>
    <w:rsid w:val="007368E1"/>
    <w:rsid w:val="007372BA"/>
    <w:rsid w:val="00737632"/>
    <w:rsid w:val="00737A88"/>
    <w:rsid w:val="00740802"/>
    <w:rsid w:val="00740885"/>
    <w:rsid w:val="00741296"/>
    <w:rsid w:val="00741840"/>
    <w:rsid w:val="00741B00"/>
    <w:rsid w:val="00741B04"/>
    <w:rsid w:val="00741DDB"/>
    <w:rsid w:val="00742003"/>
    <w:rsid w:val="00742215"/>
    <w:rsid w:val="00742329"/>
    <w:rsid w:val="0074261A"/>
    <w:rsid w:val="00742C7F"/>
    <w:rsid w:val="00743074"/>
    <w:rsid w:val="00743595"/>
    <w:rsid w:val="00743B7D"/>
    <w:rsid w:val="00743DFE"/>
    <w:rsid w:val="00743EF9"/>
    <w:rsid w:val="00744BB3"/>
    <w:rsid w:val="00744E29"/>
    <w:rsid w:val="0074510F"/>
    <w:rsid w:val="007459A3"/>
    <w:rsid w:val="007459B7"/>
    <w:rsid w:val="007459E3"/>
    <w:rsid w:val="00745BD9"/>
    <w:rsid w:val="00746C7A"/>
    <w:rsid w:val="00746C9B"/>
    <w:rsid w:val="00746E84"/>
    <w:rsid w:val="00747366"/>
    <w:rsid w:val="007500CA"/>
    <w:rsid w:val="00750181"/>
    <w:rsid w:val="00750ADC"/>
    <w:rsid w:val="00751539"/>
    <w:rsid w:val="00753C50"/>
    <w:rsid w:val="00753FC2"/>
    <w:rsid w:val="00753FF0"/>
    <w:rsid w:val="0075464B"/>
    <w:rsid w:val="00754D0C"/>
    <w:rsid w:val="00755196"/>
    <w:rsid w:val="0075520B"/>
    <w:rsid w:val="00755623"/>
    <w:rsid w:val="00755B29"/>
    <w:rsid w:val="007561A6"/>
    <w:rsid w:val="0075692A"/>
    <w:rsid w:val="00756EEB"/>
    <w:rsid w:val="007570AB"/>
    <w:rsid w:val="0075735F"/>
    <w:rsid w:val="0075738C"/>
    <w:rsid w:val="00757916"/>
    <w:rsid w:val="00757ED5"/>
    <w:rsid w:val="00761573"/>
    <w:rsid w:val="007618BC"/>
    <w:rsid w:val="0076216D"/>
    <w:rsid w:val="00762960"/>
    <w:rsid w:val="00762FF2"/>
    <w:rsid w:val="00763326"/>
    <w:rsid w:val="00763363"/>
    <w:rsid w:val="007637C3"/>
    <w:rsid w:val="00763806"/>
    <w:rsid w:val="00763AF9"/>
    <w:rsid w:val="007644E1"/>
    <w:rsid w:val="007646C4"/>
    <w:rsid w:val="00765191"/>
    <w:rsid w:val="00765B62"/>
    <w:rsid w:val="00765EE4"/>
    <w:rsid w:val="007662E5"/>
    <w:rsid w:val="007663A9"/>
    <w:rsid w:val="007668E2"/>
    <w:rsid w:val="00767D36"/>
    <w:rsid w:val="00770CE3"/>
    <w:rsid w:val="00771328"/>
    <w:rsid w:val="007717D3"/>
    <w:rsid w:val="00771BFE"/>
    <w:rsid w:val="00771C01"/>
    <w:rsid w:val="00772585"/>
    <w:rsid w:val="00772F90"/>
    <w:rsid w:val="0077316F"/>
    <w:rsid w:val="00773B5C"/>
    <w:rsid w:val="00773EBB"/>
    <w:rsid w:val="00774396"/>
    <w:rsid w:val="00774461"/>
    <w:rsid w:val="00774598"/>
    <w:rsid w:val="007747D3"/>
    <w:rsid w:val="00774B17"/>
    <w:rsid w:val="00775101"/>
    <w:rsid w:val="007752B1"/>
    <w:rsid w:val="0077571A"/>
    <w:rsid w:val="00775725"/>
    <w:rsid w:val="00775DF3"/>
    <w:rsid w:val="00776C5D"/>
    <w:rsid w:val="00776FAA"/>
    <w:rsid w:val="00777549"/>
    <w:rsid w:val="00777AF5"/>
    <w:rsid w:val="007804A6"/>
    <w:rsid w:val="007815E2"/>
    <w:rsid w:val="0078197C"/>
    <w:rsid w:val="00781F18"/>
    <w:rsid w:val="0078228D"/>
    <w:rsid w:val="00782365"/>
    <w:rsid w:val="00783415"/>
    <w:rsid w:val="00783786"/>
    <w:rsid w:val="007838DD"/>
    <w:rsid w:val="00783992"/>
    <w:rsid w:val="00783B52"/>
    <w:rsid w:val="00784525"/>
    <w:rsid w:val="0078476C"/>
    <w:rsid w:val="00784B29"/>
    <w:rsid w:val="00784EEF"/>
    <w:rsid w:val="00785374"/>
    <w:rsid w:val="00786191"/>
    <w:rsid w:val="007861F4"/>
    <w:rsid w:val="00786931"/>
    <w:rsid w:val="007869C0"/>
    <w:rsid w:val="00786B2F"/>
    <w:rsid w:val="00786C55"/>
    <w:rsid w:val="007875FB"/>
    <w:rsid w:val="00787D6D"/>
    <w:rsid w:val="00787E0B"/>
    <w:rsid w:val="007902F6"/>
    <w:rsid w:val="007905D5"/>
    <w:rsid w:val="007907C2"/>
    <w:rsid w:val="007909B8"/>
    <w:rsid w:val="007912E4"/>
    <w:rsid w:val="0079155C"/>
    <w:rsid w:val="0079161F"/>
    <w:rsid w:val="007917E9"/>
    <w:rsid w:val="0079193D"/>
    <w:rsid w:val="0079202C"/>
    <w:rsid w:val="00792B1E"/>
    <w:rsid w:val="0079348C"/>
    <w:rsid w:val="007942BD"/>
    <w:rsid w:val="007946A3"/>
    <w:rsid w:val="0079472F"/>
    <w:rsid w:val="007948B4"/>
    <w:rsid w:val="00794A1C"/>
    <w:rsid w:val="00795111"/>
    <w:rsid w:val="007955CC"/>
    <w:rsid w:val="00795870"/>
    <w:rsid w:val="00795CCA"/>
    <w:rsid w:val="00796100"/>
    <w:rsid w:val="007963FF"/>
    <w:rsid w:val="00797AC9"/>
    <w:rsid w:val="007A096A"/>
    <w:rsid w:val="007A0B6F"/>
    <w:rsid w:val="007A0B7F"/>
    <w:rsid w:val="007A0C6C"/>
    <w:rsid w:val="007A21DE"/>
    <w:rsid w:val="007A2CE8"/>
    <w:rsid w:val="007A348B"/>
    <w:rsid w:val="007A3EA4"/>
    <w:rsid w:val="007A3FD6"/>
    <w:rsid w:val="007A4634"/>
    <w:rsid w:val="007A5040"/>
    <w:rsid w:val="007A6057"/>
    <w:rsid w:val="007A6645"/>
    <w:rsid w:val="007A6972"/>
    <w:rsid w:val="007A6B38"/>
    <w:rsid w:val="007A7195"/>
    <w:rsid w:val="007A75DB"/>
    <w:rsid w:val="007A79DA"/>
    <w:rsid w:val="007A7A7E"/>
    <w:rsid w:val="007B059B"/>
    <w:rsid w:val="007B066A"/>
    <w:rsid w:val="007B0823"/>
    <w:rsid w:val="007B0A7E"/>
    <w:rsid w:val="007B0F53"/>
    <w:rsid w:val="007B199C"/>
    <w:rsid w:val="007B1E72"/>
    <w:rsid w:val="007B22A5"/>
    <w:rsid w:val="007B2490"/>
    <w:rsid w:val="007B2E6F"/>
    <w:rsid w:val="007B31D6"/>
    <w:rsid w:val="007B338C"/>
    <w:rsid w:val="007B359E"/>
    <w:rsid w:val="007B3ACA"/>
    <w:rsid w:val="007B3F1D"/>
    <w:rsid w:val="007B41F0"/>
    <w:rsid w:val="007B4F08"/>
    <w:rsid w:val="007B5463"/>
    <w:rsid w:val="007B587A"/>
    <w:rsid w:val="007B5A13"/>
    <w:rsid w:val="007B5FC7"/>
    <w:rsid w:val="007B627B"/>
    <w:rsid w:val="007B67CF"/>
    <w:rsid w:val="007B6DCB"/>
    <w:rsid w:val="007B788E"/>
    <w:rsid w:val="007B7BB2"/>
    <w:rsid w:val="007B7F62"/>
    <w:rsid w:val="007C00EA"/>
    <w:rsid w:val="007C0403"/>
    <w:rsid w:val="007C0F2A"/>
    <w:rsid w:val="007C1277"/>
    <w:rsid w:val="007C12AD"/>
    <w:rsid w:val="007C12D4"/>
    <w:rsid w:val="007C1A18"/>
    <w:rsid w:val="007C1C55"/>
    <w:rsid w:val="007C1E53"/>
    <w:rsid w:val="007C21BB"/>
    <w:rsid w:val="007C284B"/>
    <w:rsid w:val="007C2E5B"/>
    <w:rsid w:val="007C2E66"/>
    <w:rsid w:val="007C320F"/>
    <w:rsid w:val="007C3CC3"/>
    <w:rsid w:val="007C3F90"/>
    <w:rsid w:val="007C4A9B"/>
    <w:rsid w:val="007C5358"/>
    <w:rsid w:val="007C5365"/>
    <w:rsid w:val="007C5766"/>
    <w:rsid w:val="007C5875"/>
    <w:rsid w:val="007C5CB0"/>
    <w:rsid w:val="007C5E9B"/>
    <w:rsid w:val="007C64E3"/>
    <w:rsid w:val="007C6549"/>
    <w:rsid w:val="007C7517"/>
    <w:rsid w:val="007C76BC"/>
    <w:rsid w:val="007C7794"/>
    <w:rsid w:val="007C79F5"/>
    <w:rsid w:val="007D0033"/>
    <w:rsid w:val="007D0171"/>
    <w:rsid w:val="007D0546"/>
    <w:rsid w:val="007D05B2"/>
    <w:rsid w:val="007D0A4C"/>
    <w:rsid w:val="007D0F04"/>
    <w:rsid w:val="007D22D2"/>
    <w:rsid w:val="007D2677"/>
    <w:rsid w:val="007D26F8"/>
    <w:rsid w:val="007D2728"/>
    <w:rsid w:val="007D2AF0"/>
    <w:rsid w:val="007D2EA2"/>
    <w:rsid w:val="007D3297"/>
    <w:rsid w:val="007D3917"/>
    <w:rsid w:val="007D447E"/>
    <w:rsid w:val="007D4938"/>
    <w:rsid w:val="007D4A5A"/>
    <w:rsid w:val="007D5473"/>
    <w:rsid w:val="007D5DBF"/>
    <w:rsid w:val="007D6002"/>
    <w:rsid w:val="007D6234"/>
    <w:rsid w:val="007D6D41"/>
    <w:rsid w:val="007D6E85"/>
    <w:rsid w:val="007D7DCA"/>
    <w:rsid w:val="007D7DD5"/>
    <w:rsid w:val="007E03AE"/>
    <w:rsid w:val="007E0721"/>
    <w:rsid w:val="007E08D6"/>
    <w:rsid w:val="007E0AFC"/>
    <w:rsid w:val="007E0EE1"/>
    <w:rsid w:val="007E1BFE"/>
    <w:rsid w:val="007E227B"/>
    <w:rsid w:val="007E2E17"/>
    <w:rsid w:val="007E32AE"/>
    <w:rsid w:val="007E3CC5"/>
    <w:rsid w:val="007E3E7E"/>
    <w:rsid w:val="007E41BA"/>
    <w:rsid w:val="007E44AD"/>
    <w:rsid w:val="007E4C8C"/>
    <w:rsid w:val="007E4FB4"/>
    <w:rsid w:val="007E5071"/>
    <w:rsid w:val="007E5750"/>
    <w:rsid w:val="007E59CD"/>
    <w:rsid w:val="007E5A49"/>
    <w:rsid w:val="007E6A9A"/>
    <w:rsid w:val="007E6F69"/>
    <w:rsid w:val="007E7D63"/>
    <w:rsid w:val="007E7DE8"/>
    <w:rsid w:val="007E7EF0"/>
    <w:rsid w:val="007F07CE"/>
    <w:rsid w:val="007F0893"/>
    <w:rsid w:val="007F095A"/>
    <w:rsid w:val="007F09A6"/>
    <w:rsid w:val="007F09CE"/>
    <w:rsid w:val="007F10BD"/>
    <w:rsid w:val="007F11FF"/>
    <w:rsid w:val="007F1912"/>
    <w:rsid w:val="007F1B08"/>
    <w:rsid w:val="007F1C7A"/>
    <w:rsid w:val="007F1D0E"/>
    <w:rsid w:val="007F1ED0"/>
    <w:rsid w:val="007F2724"/>
    <w:rsid w:val="007F280E"/>
    <w:rsid w:val="007F2964"/>
    <w:rsid w:val="007F378E"/>
    <w:rsid w:val="007F3B4F"/>
    <w:rsid w:val="007F3DD6"/>
    <w:rsid w:val="007F41A6"/>
    <w:rsid w:val="007F429F"/>
    <w:rsid w:val="007F53DD"/>
    <w:rsid w:val="007F5ACB"/>
    <w:rsid w:val="007F632C"/>
    <w:rsid w:val="007F6478"/>
    <w:rsid w:val="007F6B55"/>
    <w:rsid w:val="007F6F00"/>
    <w:rsid w:val="007F7122"/>
    <w:rsid w:val="007F71BA"/>
    <w:rsid w:val="007F738E"/>
    <w:rsid w:val="007F7886"/>
    <w:rsid w:val="007F7B47"/>
    <w:rsid w:val="00800A52"/>
    <w:rsid w:val="00800A59"/>
    <w:rsid w:val="00800B6A"/>
    <w:rsid w:val="00800C15"/>
    <w:rsid w:val="00801597"/>
    <w:rsid w:val="00801BE2"/>
    <w:rsid w:val="0080286C"/>
    <w:rsid w:val="00802D02"/>
    <w:rsid w:val="00803907"/>
    <w:rsid w:val="00803E94"/>
    <w:rsid w:val="00804187"/>
    <w:rsid w:val="0080456B"/>
    <w:rsid w:val="0080479C"/>
    <w:rsid w:val="00805548"/>
    <w:rsid w:val="00805B72"/>
    <w:rsid w:val="00806221"/>
    <w:rsid w:val="008066BF"/>
    <w:rsid w:val="00806E86"/>
    <w:rsid w:val="00807031"/>
    <w:rsid w:val="008071C2"/>
    <w:rsid w:val="0080798F"/>
    <w:rsid w:val="00807B03"/>
    <w:rsid w:val="00810364"/>
    <w:rsid w:val="008105E7"/>
    <w:rsid w:val="0081105E"/>
    <w:rsid w:val="0081204B"/>
    <w:rsid w:val="008121C5"/>
    <w:rsid w:val="008122DB"/>
    <w:rsid w:val="00812539"/>
    <w:rsid w:val="00812C7F"/>
    <w:rsid w:val="00812E9F"/>
    <w:rsid w:val="0081415C"/>
    <w:rsid w:val="00814474"/>
    <w:rsid w:val="00814C68"/>
    <w:rsid w:val="00814C90"/>
    <w:rsid w:val="00816012"/>
    <w:rsid w:val="008160EB"/>
    <w:rsid w:val="008160F6"/>
    <w:rsid w:val="00820492"/>
    <w:rsid w:val="008207C7"/>
    <w:rsid w:val="00821743"/>
    <w:rsid w:val="008219EB"/>
    <w:rsid w:val="00821F69"/>
    <w:rsid w:val="00822023"/>
    <w:rsid w:val="00822648"/>
    <w:rsid w:val="00822A6F"/>
    <w:rsid w:val="008231B2"/>
    <w:rsid w:val="008231BA"/>
    <w:rsid w:val="00823632"/>
    <w:rsid w:val="00823BC3"/>
    <w:rsid w:val="00825117"/>
    <w:rsid w:val="00825311"/>
    <w:rsid w:val="0082615F"/>
    <w:rsid w:val="008273F7"/>
    <w:rsid w:val="00827F57"/>
    <w:rsid w:val="00827F6F"/>
    <w:rsid w:val="0083087A"/>
    <w:rsid w:val="008309FA"/>
    <w:rsid w:val="00830A7C"/>
    <w:rsid w:val="00830A8D"/>
    <w:rsid w:val="00830CC5"/>
    <w:rsid w:val="008317D4"/>
    <w:rsid w:val="0083238F"/>
    <w:rsid w:val="008323DE"/>
    <w:rsid w:val="008324FC"/>
    <w:rsid w:val="00832524"/>
    <w:rsid w:val="00832818"/>
    <w:rsid w:val="00832F0E"/>
    <w:rsid w:val="00833016"/>
    <w:rsid w:val="00833C36"/>
    <w:rsid w:val="00833FA8"/>
    <w:rsid w:val="008343F8"/>
    <w:rsid w:val="00834B3D"/>
    <w:rsid w:val="00834BDD"/>
    <w:rsid w:val="00834DD4"/>
    <w:rsid w:val="00834E55"/>
    <w:rsid w:val="008361AE"/>
    <w:rsid w:val="008404E8"/>
    <w:rsid w:val="008408BE"/>
    <w:rsid w:val="00840BCB"/>
    <w:rsid w:val="0084126F"/>
    <w:rsid w:val="008414D2"/>
    <w:rsid w:val="008419B3"/>
    <w:rsid w:val="008419EF"/>
    <w:rsid w:val="00842A5D"/>
    <w:rsid w:val="00843389"/>
    <w:rsid w:val="00843A8B"/>
    <w:rsid w:val="00843D2B"/>
    <w:rsid w:val="00844102"/>
    <w:rsid w:val="008448CB"/>
    <w:rsid w:val="00845125"/>
    <w:rsid w:val="0084539A"/>
    <w:rsid w:val="00845614"/>
    <w:rsid w:val="00845710"/>
    <w:rsid w:val="008458F0"/>
    <w:rsid w:val="008468F6"/>
    <w:rsid w:val="00846E30"/>
    <w:rsid w:val="0084700A"/>
    <w:rsid w:val="008474DF"/>
    <w:rsid w:val="00847561"/>
    <w:rsid w:val="00847574"/>
    <w:rsid w:val="008477BA"/>
    <w:rsid w:val="0085011B"/>
    <w:rsid w:val="0085149D"/>
    <w:rsid w:val="008519D2"/>
    <w:rsid w:val="00851B30"/>
    <w:rsid w:val="00851DD5"/>
    <w:rsid w:val="00851FE3"/>
    <w:rsid w:val="00852097"/>
    <w:rsid w:val="00852E95"/>
    <w:rsid w:val="00853584"/>
    <w:rsid w:val="00853CDF"/>
    <w:rsid w:val="00853FAF"/>
    <w:rsid w:val="0085438F"/>
    <w:rsid w:val="008546CD"/>
    <w:rsid w:val="0085537A"/>
    <w:rsid w:val="008558AF"/>
    <w:rsid w:val="0085608E"/>
    <w:rsid w:val="00856D29"/>
    <w:rsid w:val="0085752A"/>
    <w:rsid w:val="00857FDD"/>
    <w:rsid w:val="008602BD"/>
    <w:rsid w:val="008609C7"/>
    <w:rsid w:val="00860B30"/>
    <w:rsid w:val="00861788"/>
    <w:rsid w:val="00862058"/>
    <w:rsid w:val="0086246C"/>
    <w:rsid w:val="0086312F"/>
    <w:rsid w:val="00863BC2"/>
    <w:rsid w:val="00864172"/>
    <w:rsid w:val="00864771"/>
    <w:rsid w:val="00864811"/>
    <w:rsid w:val="00864A67"/>
    <w:rsid w:val="00865297"/>
    <w:rsid w:val="0086530B"/>
    <w:rsid w:val="0086577D"/>
    <w:rsid w:val="008659EE"/>
    <w:rsid w:val="00866171"/>
    <w:rsid w:val="0086620F"/>
    <w:rsid w:val="00866A45"/>
    <w:rsid w:val="00866AD4"/>
    <w:rsid w:val="00866B50"/>
    <w:rsid w:val="00866DF0"/>
    <w:rsid w:val="00867049"/>
    <w:rsid w:val="00867630"/>
    <w:rsid w:val="0086771E"/>
    <w:rsid w:val="008677D2"/>
    <w:rsid w:val="00867CB9"/>
    <w:rsid w:val="00870C69"/>
    <w:rsid w:val="00870D8A"/>
    <w:rsid w:val="00871094"/>
    <w:rsid w:val="008712CA"/>
    <w:rsid w:val="0087229F"/>
    <w:rsid w:val="00872599"/>
    <w:rsid w:val="00872C4C"/>
    <w:rsid w:val="00872E71"/>
    <w:rsid w:val="008730AE"/>
    <w:rsid w:val="00873ECB"/>
    <w:rsid w:val="008747CB"/>
    <w:rsid w:val="008755BB"/>
    <w:rsid w:val="008756E1"/>
    <w:rsid w:val="008758D8"/>
    <w:rsid w:val="00875C12"/>
    <w:rsid w:val="00875D0E"/>
    <w:rsid w:val="008771FB"/>
    <w:rsid w:val="00877365"/>
    <w:rsid w:val="008775D1"/>
    <w:rsid w:val="0087773F"/>
    <w:rsid w:val="00877DAC"/>
    <w:rsid w:val="00877E9E"/>
    <w:rsid w:val="00880065"/>
    <w:rsid w:val="00880071"/>
    <w:rsid w:val="00880349"/>
    <w:rsid w:val="00880D2B"/>
    <w:rsid w:val="00880E3F"/>
    <w:rsid w:val="008811E2"/>
    <w:rsid w:val="00881CAC"/>
    <w:rsid w:val="0088237E"/>
    <w:rsid w:val="0088452D"/>
    <w:rsid w:val="00884706"/>
    <w:rsid w:val="00884A1B"/>
    <w:rsid w:val="00884F81"/>
    <w:rsid w:val="00884FEA"/>
    <w:rsid w:val="008854A9"/>
    <w:rsid w:val="00886200"/>
    <w:rsid w:val="008866EE"/>
    <w:rsid w:val="008866FD"/>
    <w:rsid w:val="008868C0"/>
    <w:rsid w:val="008869E4"/>
    <w:rsid w:val="00886CE3"/>
    <w:rsid w:val="008879EB"/>
    <w:rsid w:val="008904D7"/>
    <w:rsid w:val="00891FA7"/>
    <w:rsid w:val="0089204E"/>
    <w:rsid w:val="008924D1"/>
    <w:rsid w:val="00893114"/>
    <w:rsid w:val="0089337F"/>
    <w:rsid w:val="008946FB"/>
    <w:rsid w:val="00894B64"/>
    <w:rsid w:val="00894C09"/>
    <w:rsid w:val="00894E54"/>
    <w:rsid w:val="00894F39"/>
    <w:rsid w:val="00894F6E"/>
    <w:rsid w:val="0089518E"/>
    <w:rsid w:val="00895249"/>
    <w:rsid w:val="008953DE"/>
    <w:rsid w:val="008956F1"/>
    <w:rsid w:val="0089600C"/>
    <w:rsid w:val="00896130"/>
    <w:rsid w:val="008965FC"/>
    <w:rsid w:val="00896601"/>
    <w:rsid w:val="0089717F"/>
    <w:rsid w:val="008972A0"/>
    <w:rsid w:val="008975F3"/>
    <w:rsid w:val="008A08F5"/>
    <w:rsid w:val="008A0D83"/>
    <w:rsid w:val="008A1FBF"/>
    <w:rsid w:val="008A201D"/>
    <w:rsid w:val="008A2289"/>
    <w:rsid w:val="008A35FE"/>
    <w:rsid w:val="008A36DA"/>
    <w:rsid w:val="008A3E0E"/>
    <w:rsid w:val="008A46D0"/>
    <w:rsid w:val="008A46D3"/>
    <w:rsid w:val="008A47AC"/>
    <w:rsid w:val="008A48CE"/>
    <w:rsid w:val="008A4A0C"/>
    <w:rsid w:val="008A5112"/>
    <w:rsid w:val="008A5537"/>
    <w:rsid w:val="008A5589"/>
    <w:rsid w:val="008A5F7D"/>
    <w:rsid w:val="008A648C"/>
    <w:rsid w:val="008A6B88"/>
    <w:rsid w:val="008A7283"/>
    <w:rsid w:val="008A73B4"/>
    <w:rsid w:val="008A7498"/>
    <w:rsid w:val="008A7CE8"/>
    <w:rsid w:val="008A7D9C"/>
    <w:rsid w:val="008B096A"/>
    <w:rsid w:val="008B0D56"/>
    <w:rsid w:val="008B0FC9"/>
    <w:rsid w:val="008B155E"/>
    <w:rsid w:val="008B159D"/>
    <w:rsid w:val="008B16F1"/>
    <w:rsid w:val="008B1BF4"/>
    <w:rsid w:val="008B1CF2"/>
    <w:rsid w:val="008B2049"/>
    <w:rsid w:val="008B2925"/>
    <w:rsid w:val="008B2EEE"/>
    <w:rsid w:val="008B34FC"/>
    <w:rsid w:val="008B3611"/>
    <w:rsid w:val="008B369F"/>
    <w:rsid w:val="008B3C9D"/>
    <w:rsid w:val="008B40FF"/>
    <w:rsid w:val="008B4383"/>
    <w:rsid w:val="008B4663"/>
    <w:rsid w:val="008B51E3"/>
    <w:rsid w:val="008B59BE"/>
    <w:rsid w:val="008B6FC2"/>
    <w:rsid w:val="008B723F"/>
    <w:rsid w:val="008B7A01"/>
    <w:rsid w:val="008B7D8D"/>
    <w:rsid w:val="008B7E5F"/>
    <w:rsid w:val="008B7FB0"/>
    <w:rsid w:val="008C0B69"/>
    <w:rsid w:val="008C0F5E"/>
    <w:rsid w:val="008C13FF"/>
    <w:rsid w:val="008C141C"/>
    <w:rsid w:val="008C15B7"/>
    <w:rsid w:val="008C17ED"/>
    <w:rsid w:val="008C1831"/>
    <w:rsid w:val="008C1CC5"/>
    <w:rsid w:val="008C24CC"/>
    <w:rsid w:val="008C28DE"/>
    <w:rsid w:val="008C2CE2"/>
    <w:rsid w:val="008C2E0A"/>
    <w:rsid w:val="008C2ED1"/>
    <w:rsid w:val="008C3219"/>
    <w:rsid w:val="008C50A9"/>
    <w:rsid w:val="008C5FE5"/>
    <w:rsid w:val="008C66CF"/>
    <w:rsid w:val="008C7151"/>
    <w:rsid w:val="008C7350"/>
    <w:rsid w:val="008C76E4"/>
    <w:rsid w:val="008C781C"/>
    <w:rsid w:val="008D0136"/>
    <w:rsid w:val="008D0169"/>
    <w:rsid w:val="008D05D4"/>
    <w:rsid w:val="008D0A89"/>
    <w:rsid w:val="008D0EA3"/>
    <w:rsid w:val="008D16D6"/>
    <w:rsid w:val="008D18D5"/>
    <w:rsid w:val="008D2147"/>
    <w:rsid w:val="008D22A8"/>
    <w:rsid w:val="008D2451"/>
    <w:rsid w:val="008D2880"/>
    <w:rsid w:val="008D31CC"/>
    <w:rsid w:val="008D3519"/>
    <w:rsid w:val="008D351E"/>
    <w:rsid w:val="008D3B21"/>
    <w:rsid w:val="008D3C05"/>
    <w:rsid w:val="008D4754"/>
    <w:rsid w:val="008D4F01"/>
    <w:rsid w:val="008D573E"/>
    <w:rsid w:val="008D6C3B"/>
    <w:rsid w:val="008D6F15"/>
    <w:rsid w:val="008D6F97"/>
    <w:rsid w:val="008D705B"/>
    <w:rsid w:val="008D70B9"/>
    <w:rsid w:val="008D7464"/>
    <w:rsid w:val="008D7A8A"/>
    <w:rsid w:val="008D7BAB"/>
    <w:rsid w:val="008D7C0A"/>
    <w:rsid w:val="008D7E2B"/>
    <w:rsid w:val="008E0398"/>
    <w:rsid w:val="008E03B7"/>
    <w:rsid w:val="008E086B"/>
    <w:rsid w:val="008E0982"/>
    <w:rsid w:val="008E1A70"/>
    <w:rsid w:val="008E27ED"/>
    <w:rsid w:val="008E2ED9"/>
    <w:rsid w:val="008E33D9"/>
    <w:rsid w:val="008E37E0"/>
    <w:rsid w:val="008E3A61"/>
    <w:rsid w:val="008E4574"/>
    <w:rsid w:val="008E4B50"/>
    <w:rsid w:val="008E539A"/>
    <w:rsid w:val="008E5C7A"/>
    <w:rsid w:val="008E6404"/>
    <w:rsid w:val="008E6627"/>
    <w:rsid w:val="008E694D"/>
    <w:rsid w:val="008E7A06"/>
    <w:rsid w:val="008E7A21"/>
    <w:rsid w:val="008F12FF"/>
    <w:rsid w:val="008F154D"/>
    <w:rsid w:val="008F15B0"/>
    <w:rsid w:val="008F1799"/>
    <w:rsid w:val="008F1958"/>
    <w:rsid w:val="008F24B1"/>
    <w:rsid w:val="008F294B"/>
    <w:rsid w:val="008F2CBD"/>
    <w:rsid w:val="008F39FB"/>
    <w:rsid w:val="008F3A89"/>
    <w:rsid w:val="008F3AA0"/>
    <w:rsid w:val="008F3F1B"/>
    <w:rsid w:val="008F4575"/>
    <w:rsid w:val="008F4B05"/>
    <w:rsid w:val="008F57A1"/>
    <w:rsid w:val="008F5E6D"/>
    <w:rsid w:val="008F6022"/>
    <w:rsid w:val="008F6542"/>
    <w:rsid w:val="008F68D9"/>
    <w:rsid w:val="008F712B"/>
    <w:rsid w:val="00900CC5"/>
    <w:rsid w:val="0090106B"/>
    <w:rsid w:val="00901239"/>
    <w:rsid w:val="00901744"/>
    <w:rsid w:val="00901902"/>
    <w:rsid w:val="00901A81"/>
    <w:rsid w:val="00901B93"/>
    <w:rsid w:val="009021A3"/>
    <w:rsid w:val="009021CB"/>
    <w:rsid w:val="009028AD"/>
    <w:rsid w:val="0090316D"/>
    <w:rsid w:val="009034B0"/>
    <w:rsid w:val="009034EC"/>
    <w:rsid w:val="0090370E"/>
    <w:rsid w:val="0090371E"/>
    <w:rsid w:val="00903809"/>
    <w:rsid w:val="00904421"/>
    <w:rsid w:val="00904471"/>
    <w:rsid w:val="009050B1"/>
    <w:rsid w:val="009053CE"/>
    <w:rsid w:val="00906224"/>
    <w:rsid w:val="009065EA"/>
    <w:rsid w:val="00906BB1"/>
    <w:rsid w:val="00906CBF"/>
    <w:rsid w:val="009078FE"/>
    <w:rsid w:val="009079F2"/>
    <w:rsid w:val="00907CBA"/>
    <w:rsid w:val="00907E07"/>
    <w:rsid w:val="00910B44"/>
    <w:rsid w:val="00911009"/>
    <w:rsid w:val="009111D2"/>
    <w:rsid w:val="009117AC"/>
    <w:rsid w:val="00911816"/>
    <w:rsid w:val="00911E2D"/>
    <w:rsid w:val="0091219D"/>
    <w:rsid w:val="00912844"/>
    <w:rsid w:val="00913F10"/>
    <w:rsid w:val="00913F76"/>
    <w:rsid w:val="009140B6"/>
    <w:rsid w:val="0091444A"/>
    <w:rsid w:val="00914C1D"/>
    <w:rsid w:val="0091509E"/>
    <w:rsid w:val="00915609"/>
    <w:rsid w:val="0091585B"/>
    <w:rsid w:val="00916070"/>
    <w:rsid w:val="009163F4"/>
    <w:rsid w:val="00916FF0"/>
    <w:rsid w:val="00920B6E"/>
    <w:rsid w:val="0092148F"/>
    <w:rsid w:val="00921D20"/>
    <w:rsid w:val="00922BEA"/>
    <w:rsid w:val="00922D0C"/>
    <w:rsid w:val="00923819"/>
    <w:rsid w:val="009246C5"/>
    <w:rsid w:val="00924A81"/>
    <w:rsid w:val="00924CE5"/>
    <w:rsid w:val="00924F13"/>
    <w:rsid w:val="009257B3"/>
    <w:rsid w:val="009258BC"/>
    <w:rsid w:val="00925F45"/>
    <w:rsid w:val="009260D7"/>
    <w:rsid w:val="00926655"/>
    <w:rsid w:val="009267CB"/>
    <w:rsid w:val="00926F7D"/>
    <w:rsid w:val="0092731F"/>
    <w:rsid w:val="00927589"/>
    <w:rsid w:val="00927E6B"/>
    <w:rsid w:val="0093032F"/>
    <w:rsid w:val="00930575"/>
    <w:rsid w:val="00930647"/>
    <w:rsid w:val="00930AEE"/>
    <w:rsid w:val="00930E91"/>
    <w:rsid w:val="0093105F"/>
    <w:rsid w:val="00931421"/>
    <w:rsid w:val="009316D4"/>
    <w:rsid w:val="00931FC0"/>
    <w:rsid w:val="00931FC2"/>
    <w:rsid w:val="00932287"/>
    <w:rsid w:val="00933327"/>
    <w:rsid w:val="009334BE"/>
    <w:rsid w:val="009335BE"/>
    <w:rsid w:val="009337E9"/>
    <w:rsid w:val="00933C1E"/>
    <w:rsid w:val="009347FE"/>
    <w:rsid w:val="009349E3"/>
    <w:rsid w:val="00934B35"/>
    <w:rsid w:val="00934F95"/>
    <w:rsid w:val="0093565C"/>
    <w:rsid w:val="00935693"/>
    <w:rsid w:val="00936656"/>
    <w:rsid w:val="0093694E"/>
    <w:rsid w:val="009370E6"/>
    <w:rsid w:val="00937E93"/>
    <w:rsid w:val="00940FA4"/>
    <w:rsid w:val="009414F3"/>
    <w:rsid w:val="0094150B"/>
    <w:rsid w:val="009416DF"/>
    <w:rsid w:val="00941AAC"/>
    <w:rsid w:val="00941B10"/>
    <w:rsid w:val="009422B6"/>
    <w:rsid w:val="009423D4"/>
    <w:rsid w:val="009433B4"/>
    <w:rsid w:val="00943417"/>
    <w:rsid w:val="009434C3"/>
    <w:rsid w:val="009434E0"/>
    <w:rsid w:val="009439E3"/>
    <w:rsid w:val="00943FB9"/>
    <w:rsid w:val="0094400B"/>
    <w:rsid w:val="009446E5"/>
    <w:rsid w:val="009447BB"/>
    <w:rsid w:val="009449B5"/>
    <w:rsid w:val="00945FAB"/>
    <w:rsid w:val="00946001"/>
    <w:rsid w:val="00946B96"/>
    <w:rsid w:val="0094753E"/>
    <w:rsid w:val="0095024C"/>
    <w:rsid w:val="00950820"/>
    <w:rsid w:val="00950BEA"/>
    <w:rsid w:val="00950C36"/>
    <w:rsid w:val="00950CC2"/>
    <w:rsid w:val="00951829"/>
    <w:rsid w:val="0095187E"/>
    <w:rsid w:val="0095226E"/>
    <w:rsid w:val="00952547"/>
    <w:rsid w:val="00952F4B"/>
    <w:rsid w:val="0095312E"/>
    <w:rsid w:val="0095330B"/>
    <w:rsid w:val="0095336C"/>
    <w:rsid w:val="009538AA"/>
    <w:rsid w:val="00953A57"/>
    <w:rsid w:val="00954898"/>
    <w:rsid w:val="00954917"/>
    <w:rsid w:val="00956458"/>
    <w:rsid w:val="00956C75"/>
    <w:rsid w:val="009572B6"/>
    <w:rsid w:val="00957554"/>
    <w:rsid w:val="009575BF"/>
    <w:rsid w:val="009578D9"/>
    <w:rsid w:val="00957D6A"/>
    <w:rsid w:val="0096061C"/>
    <w:rsid w:val="009608D5"/>
    <w:rsid w:val="00960B41"/>
    <w:rsid w:val="0096137C"/>
    <w:rsid w:val="0096204C"/>
    <w:rsid w:val="00962694"/>
    <w:rsid w:val="00962F1B"/>
    <w:rsid w:val="009634D0"/>
    <w:rsid w:val="00963D23"/>
    <w:rsid w:val="009645EB"/>
    <w:rsid w:val="009646E2"/>
    <w:rsid w:val="00964821"/>
    <w:rsid w:val="00964AD4"/>
    <w:rsid w:val="00964B28"/>
    <w:rsid w:val="009654FA"/>
    <w:rsid w:val="009657F3"/>
    <w:rsid w:val="009666F9"/>
    <w:rsid w:val="00966A08"/>
    <w:rsid w:val="00966F63"/>
    <w:rsid w:val="009670DC"/>
    <w:rsid w:val="009674FF"/>
    <w:rsid w:val="00967816"/>
    <w:rsid w:val="00967B41"/>
    <w:rsid w:val="00967F16"/>
    <w:rsid w:val="009703F4"/>
    <w:rsid w:val="0097069B"/>
    <w:rsid w:val="00970995"/>
    <w:rsid w:val="00970F85"/>
    <w:rsid w:val="00971629"/>
    <w:rsid w:val="009718F1"/>
    <w:rsid w:val="00971DE8"/>
    <w:rsid w:val="00971E52"/>
    <w:rsid w:val="009722F1"/>
    <w:rsid w:val="00973579"/>
    <w:rsid w:val="00973F21"/>
    <w:rsid w:val="00974131"/>
    <w:rsid w:val="00974CB0"/>
    <w:rsid w:val="0097567A"/>
    <w:rsid w:val="009758F1"/>
    <w:rsid w:val="00975D23"/>
    <w:rsid w:val="00976C14"/>
    <w:rsid w:val="00977224"/>
    <w:rsid w:val="00977580"/>
    <w:rsid w:val="0097771F"/>
    <w:rsid w:val="00980412"/>
    <w:rsid w:val="009805A5"/>
    <w:rsid w:val="009807AB"/>
    <w:rsid w:val="0098090C"/>
    <w:rsid w:val="009812CD"/>
    <w:rsid w:val="00981976"/>
    <w:rsid w:val="0098255D"/>
    <w:rsid w:val="00982E20"/>
    <w:rsid w:val="00982E69"/>
    <w:rsid w:val="009834B3"/>
    <w:rsid w:val="00983C31"/>
    <w:rsid w:val="00983EE1"/>
    <w:rsid w:val="0098445C"/>
    <w:rsid w:val="00985E00"/>
    <w:rsid w:val="00985F28"/>
    <w:rsid w:val="00986330"/>
    <w:rsid w:val="009863AF"/>
    <w:rsid w:val="0098642F"/>
    <w:rsid w:val="0098716D"/>
    <w:rsid w:val="00987464"/>
    <w:rsid w:val="00987794"/>
    <w:rsid w:val="00987860"/>
    <w:rsid w:val="009903B5"/>
    <w:rsid w:val="00990452"/>
    <w:rsid w:val="00990760"/>
    <w:rsid w:val="0099076D"/>
    <w:rsid w:val="00990B29"/>
    <w:rsid w:val="0099124F"/>
    <w:rsid w:val="009912B3"/>
    <w:rsid w:val="00992096"/>
    <w:rsid w:val="009920FF"/>
    <w:rsid w:val="0099271A"/>
    <w:rsid w:val="00992E39"/>
    <w:rsid w:val="00993897"/>
    <w:rsid w:val="009938AE"/>
    <w:rsid w:val="00993AE7"/>
    <w:rsid w:val="00993E1A"/>
    <w:rsid w:val="00993FAA"/>
    <w:rsid w:val="009944B5"/>
    <w:rsid w:val="009948FF"/>
    <w:rsid w:val="009949F8"/>
    <w:rsid w:val="00994BE0"/>
    <w:rsid w:val="0099507B"/>
    <w:rsid w:val="009959B6"/>
    <w:rsid w:val="00995BE1"/>
    <w:rsid w:val="00995E7F"/>
    <w:rsid w:val="0099623B"/>
    <w:rsid w:val="00996CF0"/>
    <w:rsid w:val="00996EF2"/>
    <w:rsid w:val="00997451"/>
    <w:rsid w:val="009A0222"/>
    <w:rsid w:val="009A022C"/>
    <w:rsid w:val="009A0694"/>
    <w:rsid w:val="009A0E4A"/>
    <w:rsid w:val="009A1500"/>
    <w:rsid w:val="009A1590"/>
    <w:rsid w:val="009A15E8"/>
    <w:rsid w:val="009A185D"/>
    <w:rsid w:val="009A1A27"/>
    <w:rsid w:val="009A2749"/>
    <w:rsid w:val="009A2822"/>
    <w:rsid w:val="009A347A"/>
    <w:rsid w:val="009A34A4"/>
    <w:rsid w:val="009A3AE9"/>
    <w:rsid w:val="009A40D1"/>
    <w:rsid w:val="009A4722"/>
    <w:rsid w:val="009A47D9"/>
    <w:rsid w:val="009A4BD4"/>
    <w:rsid w:val="009A5340"/>
    <w:rsid w:val="009A56AD"/>
    <w:rsid w:val="009A58F7"/>
    <w:rsid w:val="009A592C"/>
    <w:rsid w:val="009A61E4"/>
    <w:rsid w:val="009A6327"/>
    <w:rsid w:val="009A68A4"/>
    <w:rsid w:val="009A6965"/>
    <w:rsid w:val="009A6AA4"/>
    <w:rsid w:val="009A6AEE"/>
    <w:rsid w:val="009A74F8"/>
    <w:rsid w:val="009A7F66"/>
    <w:rsid w:val="009B03FB"/>
    <w:rsid w:val="009B0C45"/>
    <w:rsid w:val="009B12FE"/>
    <w:rsid w:val="009B16F5"/>
    <w:rsid w:val="009B1701"/>
    <w:rsid w:val="009B1A6C"/>
    <w:rsid w:val="009B2709"/>
    <w:rsid w:val="009B2CA3"/>
    <w:rsid w:val="009B30F9"/>
    <w:rsid w:val="009B3BD7"/>
    <w:rsid w:val="009B42A3"/>
    <w:rsid w:val="009B4C02"/>
    <w:rsid w:val="009B538C"/>
    <w:rsid w:val="009B5B17"/>
    <w:rsid w:val="009B5D86"/>
    <w:rsid w:val="009B5E5C"/>
    <w:rsid w:val="009B6766"/>
    <w:rsid w:val="009B6DFB"/>
    <w:rsid w:val="009B70C8"/>
    <w:rsid w:val="009B7225"/>
    <w:rsid w:val="009B7B42"/>
    <w:rsid w:val="009C0697"/>
    <w:rsid w:val="009C14F9"/>
    <w:rsid w:val="009C1A8A"/>
    <w:rsid w:val="009C2955"/>
    <w:rsid w:val="009C2CD3"/>
    <w:rsid w:val="009C2F2F"/>
    <w:rsid w:val="009C33E8"/>
    <w:rsid w:val="009C352F"/>
    <w:rsid w:val="009C3938"/>
    <w:rsid w:val="009C4159"/>
    <w:rsid w:val="009C4A16"/>
    <w:rsid w:val="009C4E05"/>
    <w:rsid w:val="009C4E38"/>
    <w:rsid w:val="009C5B0F"/>
    <w:rsid w:val="009C5DF9"/>
    <w:rsid w:val="009C65D7"/>
    <w:rsid w:val="009C6BBF"/>
    <w:rsid w:val="009D0937"/>
    <w:rsid w:val="009D0BED"/>
    <w:rsid w:val="009D13BC"/>
    <w:rsid w:val="009D14E4"/>
    <w:rsid w:val="009D1A42"/>
    <w:rsid w:val="009D1A8F"/>
    <w:rsid w:val="009D1DDA"/>
    <w:rsid w:val="009D2158"/>
    <w:rsid w:val="009D2461"/>
    <w:rsid w:val="009D258C"/>
    <w:rsid w:val="009D2B20"/>
    <w:rsid w:val="009D3671"/>
    <w:rsid w:val="009D36A0"/>
    <w:rsid w:val="009D392A"/>
    <w:rsid w:val="009D3CD7"/>
    <w:rsid w:val="009D49B9"/>
    <w:rsid w:val="009D4A67"/>
    <w:rsid w:val="009D4D91"/>
    <w:rsid w:val="009D524E"/>
    <w:rsid w:val="009D527E"/>
    <w:rsid w:val="009D547D"/>
    <w:rsid w:val="009D5825"/>
    <w:rsid w:val="009D5ED5"/>
    <w:rsid w:val="009D5FAA"/>
    <w:rsid w:val="009D69F5"/>
    <w:rsid w:val="009D69FB"/>
    <w:rsid w:val="009D71B1"/>
    <w:rsid w:val="009D71B3"/>
    <w:rsid w:val="009E008D"/>
    <w:rsid w:val="009E07D9"/>
    <w:rsid w:val="009E0A67"/>
    <w:rsid w:val="009E0BE3"/>
    <w:rsid w:val="009E128A"/>
    <w:rsid w:val="009E1339"/>
    <w:rsid w:val="009E1BD7"/>
    <w:rsid w:val="009E1D67"/>
    <w:rsid w:val="009E2CC1"/>
    <w:rsid w:val="009E2DE8"/>
    <w:rsid w:val="009E359E"/>
    <w:rsid w:val="009E38D4"/>
    <w:rsid w:val="009E464A"/>
    <w:rsid w:val="009E4B15"/>
    <w:rsid w:val="009E4ED2"/>
    <w:rsid w:val="009E51D5"/>
    <w:rsid w:val="009E5207"/>
    <w:rsid w:val="009E54C5"/>
    <w:rsid w:val="009E561B"/>
    <w:rsid w:val="009E5881"/>
    <w:rsid w:val="009E5A3C"/>
    <w:rsid w:val="009E5F34"/>
    <w:rsid w:val="009E61B0"/>
    <w:rsid w:val="009E660C"/>
    <w:rsid w:val="009E6635"/>
    <w:rsid w:val="009E6A13"/>
    <w:rsid w:val="009E7000"/>
    <w:rsid w:val="009E76BB"/>
    <w:rsid w:val="009E7729"/>
    <w:rsid w:val="009E788E"/>
    <w:rsid w:val="009E7CE1"/>
    <w:rsid w:val="009E7CF8"/>
    <w:rsid w:val="009F0197"/>
    <w:rsid w:val="009F034B"/>
    <w:rsid w:val="009F0D52"/>
    <w:rsid w:val="009F13F2"/>
    <w:rsid w:val="009F19C3"/>
    <w:rsid w:val="009F1A71"/>
    <w:rsid w:val="009F1B4C"/>
    <w:rsid w:val="009F1C45"/>
    <w:rsid w:val="009F2C04"/>
    <w:rsid w:val="009F2C63"/>
    <w:rsid w:val="009F30F4"/>
    <w:rsid w:val="009F35E7"/>
    <w:rsid w:val="009F3AAB"/>
    <w:rsid w:val="009F3B65"/>
    <w:rsid w:val="009F3FF3"/>
    <w:rsid w:val="009F4D8F"/>
    <w:rsid w:val="009F52A4"/>
    <w:rsid w:val="009F5505"/>
    <w:rsid w:val="009F566C"/>
    <w:rsid w:val="009F60A2"/>
    <w:rsid w:val="009F60BD"/>
    <w:rsid w:val="009F6112"/>
    <w:rsid w:val="009F6F87"/>
    <w:rsid w:val="009F6FB2"/>
    <w:rsid w:val="009F713B"/>
    <w:rsid w:val="009F755B"/>
    <w:rsid w:val="009F79D9"/>
    <w:rsid w:val="00A003C5"/>
    <w:rsid w:val="00A007BB"/>
    <w:rsid w:val="00A00D94"/>
    <w:rsid w:val="00A0165A"/>
    <w:rsid w:val="00A01A66"/>
    <w:rsid w:val="00A0250F"/>
    <w:rsid w:val="00A02A00"/>
    <w:rsid w:val="00A0466E"/>
    <w:rsid w:val="00A054AB"/>
    <w:rsid w:val="00A05B6D"/>
    <w:rsid w:val="00A064F5"/>
    <w:rsid w:val="00A06AC8"/>
    <w:rsid w:val="00A07021"/>
    <w:rsid w:val="00A102B6"/>
    <w:rsid w:val="00A106BE"/>
    <w:rsid w:val="00A1070C"/>
    <w:rsid w:val="00A12062"/>
    <w:rsid w:val="00A12131"/>
    <w:rsid w:val="00A121CE"/>
    <w:rsid w:val="00A12231"/>
    <w:rsid w:val="00A12869"/>
    <w:rsid w:val="00A12CB7"/>
    <w:rsid w:val="00A13100"/>
    <w:rsid w:val="00A13889"/>
    <w:rsid w:val="00A13DAE"/>
    <w:rsid w:val="00A141B3"/>
    <w:rsid w:val="00A16825"/>
    <w:rsid w:val="00A16B1D"/>
    <w:rsid w:val="00A20240"/>
    <w:rsid w:val="00A20352"/>
    <w:rsid w:val="00A2048E"/>
    <w:rsid w:val="00A20D3E"/>
    <w:rsid w:val="00A20F9E"/>
    <w:rsid w:val="00A20FED"/>
    <w:rsid w:val="00A21081"/>
    <w:rsid w:val="00A211D7"/>
    <w:rsid w:val="00A21441"/>
    <w:rsid w:val="00A216B5"/>
    <w:rsid w:val="00A2240C"/>
    <w:rsid w:val="00A2278A"/>
    <w:rsid w:val="00A22ED8"/>
    <w:rsid w:val="00A23281"/>
    <w:rsid w:val="00A2450F"/>
    <w:rsid w:val="00A24FE5"/>
    <w:rsid w:val="00A260D4"/>
    <w:rsid w:val="00A262F6"/>
    <w:rsid w:val="00A267A6"/>
    <w:rsid w:val="00A273DA"/>
    <w:rsid w:val="00A27569"/>
    <w:rsid w:val="00A27C1F"/>
    <w:rsid w:val="00A27C44"/>
    <w:rsid w:val="00A30161"/>
    <w:rsid w:val="00A3064C"/>
    <w:rsid w:val="00A308AD"/>
    <w:rsid w:val="00A30D49"/>
    <w:rsid w:val="00A3176D"/>
    <w:rsid w:val="00A31973"/>
    <w:rsid w:val="00A320EF"/>
    <w:rsid w:val="00A32218"/>
    <w:rsid w:val="00A32A27"/>
    <w:rsid w:val="00A33236"/>
    <w:rsid w:val="00A332CD"/>
    <w:rsid w:val="00A33912"/>
    <w:rsid w:val="00A33B0D"/>
    <w:rsid w:val="00A34274"/>
    <w:rsid w:val="00A343A6"/>
    <w:rsid w:val="00A344BC"/>
    <w:rsid w:val="00A3478F"/>
    <w:rsid w:val="00A34AFA"/>
    <w:rsid w:val="00A34DC8"/>
    <w:rsid w:val="00A350C7"/>
    <w:rsid w:val="00A357CF"/>
    <w:rsid w:val="00A35B9E"/>
    <w:rsid w:val="00A35E24"/>
    <w:rsid w:val="00A35E53"/>
    <w:rsid w:val="00A35F2E"/>
    <w:rsid w:val="00A365F6"/>
    <w:rsid w:val="00A36AB1"/>
    <w:rsid w:val="00A36B81"/>
    <w:rsid w:val="00A36E3E"/>
    <w:rsid w:val="00A37622"/>
    <w:rsid w:val="00A40092"/>
    <w:rsid w:val="00A401D1"/>
    <w:rsid w:val="00A4050A"/>
    <w:rsid w:val="00A4090B"/>
    <w:rsid w:val="00A411F5"/>
    <w:rsid w:val="00A41886"/>
    <w:rsid w:val="00A41BEB"/>
    <w:rsid w:val="00A41DD5"/>
    <w:rsid w:val="00A41F70"/>
    <w:rsid w:val="00A42963"/>
    <w:rsid w:val="00A42C2F"/>
    <w:rsid w:val="00A42D42"/>
    <w:rsid w:val="00A43074"/>
    <w:rsid w:val="00A44095"/>
    <w:rsid w:val="00A44598"/>
    <w:rsid w:val="00A44BFD"/>
    <w:rsid w:val="00A451AB"/>
    <w:rsid w:val="00A45A2F"/>
    <w:rsid w:val="00A466A2"/>
    <w:rsid w:val="00A46714"/>
    <w:rsid w:val="00A46C9E"/>
    <w:rsid w:val="00A477F5"/>
    <w:rsid w:val="00A4793E"/>
    <w:rsid w:val="00A47F53"/>
    <w:rsid w:val="00A5056C"/>
    <w:rsid w:val="00A50D6D"/>
    <w:rsid w:val="00A51154"/>
    <w:rsid w:val="00A519FD"/>
    <w:rsid w:val="00A51EA1"/>
    <w:rsid w:val="00A5202F"/>
    <w:rsid w:val="00A52997"/>
    <w:rsid w:val="00A52B49"/>
    <w:rsid w:val="00A544CB"/>
    <w:rsid w:val="00A54A0B"/>
    <w:rsid w:val="00A54BE2"/>
    <w:rsid w:val="00A54C81"/>
    <w:rsid w:val="00A550F5"/>
    <w:rsid w:val="00A5513F"/>
    <w:rsid w:val="00A558C6"/>
    <w:rsid w:val="00A55CD1"/>
    <w:rsid w:val="00A55ED0"/>
    <w:rsid w:val="00A57209"/>
    <w:rsid w:val="00A5722A"/>
    <w:rsid w:val="00A57C78"/>
    <w:rsid w:val="00A57EB8"/>
    <w:rsid w:val="00A59A06"/>
    <w:rsid w:val="00A60C59"/>
    <w:rsid w:val="00A61012"/>
    <w:rsid w:val="00A611B2"/>
    <w:rsid w:val="00A613F7"/>
    <w:rsid w:val="00A614DA"/>
    <w:rsid w:val="00A61E35"/>
    <w:rsid w:val="00A62125"/>
    <w:rsid w:val="00A622FD"/>
    <w:rsid w:val="00A62A34"/>
    <w:rsid w:val="00A62CA3"/>
    <w:rsid w:val="00A630A7"/>
    <w:rsid w:val="00A639DA"/>
    <w:rsid w:val="00A63A3A"/>
    <w:rsid w:val="00A63B19"/>
    <w:rsid w:val="00A63FED"/>
    <w:rsid w:val="00A6464F"/>
    <w:rsid w:val="00A64749"/>
    <w:rsid w:val="00A650B2"/>
    <w:rsid w:val="00A6599B"/>
    <w:rsid w:val="00A65E60"/>
    <w:rsid w:val="00A65FCB"/>
    <w:rsid w:val="00A6677B"/>
    <w:rsid w:val="00A70170"/>
    <w:rsid w:val="00A7034D"/>
    <w:rsid w:val="00A70496"/>
    <w:rsid w:val="00A70531"/>
    <w:rsid w:val="00A70928"/>
    <w:rsid w:val="00A710C9"/>
    <w:rsid w:val="00A71770"/>
    <w:rsid w:val="00A71CF3"/>
    <w:rsid w:val="00A71EAB"/>
    <w:rsid w:val="00A71F50"/>
    <w:rsid w:val="00A7244B"/>
    <w:rsid w:val="00A749C3"/>
    <w:rsid w:val="00A74B3B"/>
    <w:rsid w:val="00A74BA1"/>
    <w:rsid w:val="00A74C9F"/>
    <w:rsid w:val="00A75410"/>
    <w:rsid w:val="00A75AF0"/>
    <w:rsid w:val="00A75E74"/>
    <w:rsid w:val="00A775B4"/>
    <w:rsid w:val="00A80CC8"/>
    <w:rsid w:val="00A80E46"/>
    <w:rsid w:val="00A81251"/>
    <w:rsid w:val="00A817B8"/>
    <w:rsid w:val="00A81D35"/>
    <w:rsid w:val="00A820B2"/>
    <w:rsid w:val="00A82CD5"/>
    <w:rsid w:val="00A83E50"/>
    <w:rsid w:val="00A847F4"/>
    <w:rsid w:val="00A84FE8"/>
    <w:rsid w:val="00A852E0"/>
    <w:rsid w:val="00A8538F"/>
    <w:rsid w:val="00A85A8C"/>
    <w:rsid w:val="00A85BAA"/>
    <w:rsid w:val="00A86630"/>
    <w:rsid w:val="00A86D74"/>
    <w:rsid w:val="00A86E4F"/>
    <w:rsid w:val="00A87181"/>
    <w:rsid w:val="00A8785D"/>
    <w:rsid w:val="00A8AC30"/>
    <w:rsid w:val="00A901B3"/>
    <w:rsid w:val="00A9110D"/>
    <w:rsid w:val="00A91CEC"/>
    <w:rsid w:val="00A9286D"/>
    <w:rsid w:val="00A929DB"/>
    <w:rsid w:val="00A92D19"/>
    <w:rsid w:val="00A92FF8"/>
    <w:rsid w:val="00A9328C"/>
    <w:rsid w:val="00A93DA0"/>
    <w:rsid w:val="00A96990"/>
    <w:rsid w:val="00A96C80"/>
    <w:rsid w:val="00A970DB"/>
    <w:rsid w:val="00A97333"/>
    <w:rsid w:val="00A976D3"/>
    <w:rsid w:val="00AA0534"/>
    <w:rsid w:val="00AA0646"/>
    <w:rsid w:val="00AA0809"/>
    <w:rsid w:val="00AA1449"/>
    <w:rsid w:val="00AA162F"/>
    <w:rsid w:val="00AA16E4"/>
    <w:rsid w:val="00AA1899"/>
    <w:rsid w:val="00AA1C06"/>
    <w:rsid w:val="00AA1E87"/>
    <w:rsid w:val="00AA1F10"/>
    <w:rsid w:val="00AA2133"/>
    <w:rsid w:val="00AA2641"/>
    <w:rsid w:val="00AA2C5C"/>
    <w:rsid w:val="00AA2D34"/>
    <w:rsid w:val="00AA32DD"/>
    <w:rsid w:val="00AA3392"/>
    <w:rsid w:val="00AA40A2"/>
    <w:rsid w:val="00AA4350"/>
    <w:rsid w:val="00AA4899"/>
    <w:rsid w:val="00AA5684"/>
    <w:rsid w:val="00AA5942"/>
    <w:rsid w:val="00AA5C58"/>
    <w:rsid w:val="00AA5E60"/>
    <w:rsid w:val="00AA6080"/>
    <w:rsid w:val="00AA7429"/>
    <w:rsid w:val="00AA772F"/>
    <w:rsid w:val="00AA7DF6"/>
    <w:rsid w:val="00AB05BA"/>
    <w:rsid w:val="00AB0948"/>
    <w:rsid w:val="00AB0C5E"/>
    <w:rsid w:val="00AB0E51"/>
    <w:rsid w:val="00AB179C"/>
    <w:rsid w:val="00AB19EE"/>
    <w:rsid w:val="00AB1BBA"/>
    <w:rsid w:val="00AB1D79"/>
    <w:rsid w:val="00AB2431"/>
    <w:rsid w:val="00AB3764"/>
    <w:rsid w:val="00AB4519"/>
    <w:rsid w:val="00AB4691"/>
    <w:rsid w:val="00AB5533"/>
    <w:rsid w:val="00AB5F29"/>
    <w:rsid w:val="00AB64C7"/>
    <w:rsid w:val="00AB69F8"/>
    <w:rsid w:val="00AB6BFC"/>
    <w:rsid w:val="00AB765F"/>
    <w:rsid w:val="00AB77A5"/>
    <w:rsid w:val="00AB7E94"/>
    <w:rsid w:val="00AC02B0"/>
    <w:rsid w:val="00AC037B"/>
    <w:rsid w:val="00AC0395"/>
    <w:rsid w:val="00AC079B"/>
    <w:rsid w:val="00AC0E82"/>
    <w:rsid w:val="00AC0F3E"/>
    <w:rsid w:val="00AC1286"/>
    <w:rsid w:val="00AC1747"/>
    <w:rsid w:val="00AC2619"/>
    <w:rsid w:val="00AC2AA6"/>
    <w:rsid w:val="00AC2AD5"/>
    <w:rsid w:val="00AC2E70"/>
    <w:rsid w:val="00AC2F51"/>
    <w:rsid w:val="00AC51FC"/>
    <w:rsid w:val="00AC5275"/>
    <w:rsid w:val="00AC5462"/>
    <w:rsid w:val="00AC5798"/>
    <w:rsid w:val="00AC63D1"/>
    <w:rsid w:val="00AC6A0D"/>
    <w:rsid w:val="00AC71E7"/>
    <w:rsid w:val="00AC7A66"/>
    <w:rsid w:val="00AC7B5A"/>
    <w:rsid w:val="00AC7C9D"/>
    <w:rsid w:val="00AC7D7B"/>
    <w:rsid w:val="00AD0245"/>
    <w:rsid w:val="00AD0332"/>
    <w:rsid w:val="00AD045E"/>
    <w:rsid w:val="00AD0917"/>
    <w:rsid w:val="00AD0AF5"/>
    <w:rsid w:val="00AD16E7"/>
    <w:rsid w:val="00AD18B3"/>
    <w:rsid w:val="00AD268C"/>
    <w:rsid w:val="00AD2D58"/>
    <w:rsid w:val="00AD2FE3"/>
    <w:rsid w:val="00AD3134"/>
    <w:rsid w:val="00AD343B"/>
    <w:rsid w:val="00AD36D2"/>
    <w:rsid w:val="00AD4469"/>
    <w:rsid w:val="00AD4C7D"/>
    <w:rsid w:val="00AD5327"/>
    <w:rsid w:val="00AD5665"/>
    <w:rsid w:val="00AD6176"/>
    <w:rsid w:val="00AD61A1"/>
    <w:rsid w:val="00AD62B5"/>
    <w:rsid w:val="00AD66B0"/>
    <w:rsid w:val="00AD7480"/>
    <w:rsid w:val="00AD7ACB"/>
    <w:rsid w:val="00AD7D1B"/>
    <w:rsid w:val="00AE00DB"/>
    <w:rsid w:val="00AE1055"/>
    <w:rsid w:val="00AE107D"/>
    <w:rsid w:val="00AE1291"/>
    <w:rsid w:val="00AE13EF"/>
    <w:rsid w:val="00AE1AD7"/>
    <w:rsid w:val="00AE1B96"/>
    <w:rsid w:val="00AE1E1C"/>
    <w:rsid w:val="00AE216F"/>
    <w:rsid w:val="00AE297E"/>
    <w:rsid w:val="00AE2AFE"/>
    <w:rsid w:val="00AE2C46"/>
    <w:rsid w:val="00AE2EC8"/>
    <w:rsid w:val="00AE2EF0"/>
    <w:rsid w:val="00AE2FB2"/>
    <w:rsid w:val="00AE36EC"/>
    <w:rsid w:val="00AE3716"/>
    <w:rsid w:val="00AE38A9"/>
    <w:rsid w:val="00AE38E3"/>
    <w:rsid w:val="00AE3911"/>
    <w:rsid w:val="00AE47C9"/>
    <w:rsid w:val="00AE5A2F"/>
    <w:rsid w:val="00AE5C1D"/>
    <w:rsid w:val="00AE634F"/>
    <w:rsid w:val="00AE635E"/>
    <w:rsid w:val="00AE6BF5"/>
    <w:rsid w:val="00AE7043"/>
    <w:rsid w:val="00AF1418"/>
    <w:rsid w:val="00AF1B4A"/>
    <w:rsid w:val="00AF1BF4"/>
    <w:rsid w:val="00AF1DC3"/>
    <w:rsid w:val="00AF2244"/>
    <w:rsid w:val="00AF2D2A"/>
    <w:rsid w:val="00AF3330"/>
    <w:rsid w:val="00AF3B51"/>
    <w:rsid w:val="00AF3DD9"/>
    <w:rsid w:val="00AF424A"/>
    <w:rsid w:val="00AF4EB1"/>
    <w:rsid w:val="00AF5130"/>
    <w:rsid w:val="00AF5163"/>
    <w:rsid w:val="00AF52A8"/>
    <w:rsid w:val="00AF5910"/>
    <w:rsid w:val="00AF6844"/>
    <w:rsid w:val="00AF704F"/>
    <w:rsid w:val="00AF77A7"/>
    <w:rsid w:val="00AF7D3C"/>
    <w:rsid w:val="00B0009A"/>
    <w:rsid w:val="00B001C9"/>
    <w:rsid w:val="00B00791"/>
    <w:rsid w:val="00B00BB0"/>
    <w:rsid w:val="00B00CF2"/>
    <w:rsid w:val="00B00DF2"/>
    <w:rsid w:val="00B02838"/>
    <w:rsid w:val="00B02DE5"/>
    <w:rsid w:val="00B0421D"/>
    <w:rsid w:val="00B0450E"/>
    <w:rsid w:val="00B04669"/>
    <w:rsid w:val="00B048CD"/>
    <w:rsid w:val="00B04EDF"/>
    <w:rsid w:val="00B04F66"/>
    <w:rsid w:val="00B04FC5"/>
    <w:rsid w:val="00B051AF"/>
    <w:rsid w:val="00B054B2"/>
    <w:rsid w:val="00B05B31"/>
    <w:rsid w:val="00B0659B"/>
    <w:rsid w:val="00B065E3"/>
    <w:rsid w:val="00B06BDD"/>
    <w:rsid w:val="00B06BF3"/>
    <w:rsid w:val="00B10019"/>
    <w:rsid w:val="00B11294"/>
    <w:rsid w:val="00B1288C"/>
    <w:rsid w:val="00B13000"/>
    <w:rsid w:val="00B132F5"/>
    <w:rsid w:val="00B134B3"/>
    <w:rsid w:val="00B13AA3"/>
    <w:rsid w:val="00B13CA8"/>
    <w:rsid w:val="00B14452"/>
    <w:rsid w:val="00B145E0"/>
    <w:rsid w:val="00B14637"/>
    <w:rsid w:val="00B14A92"/>
    <w:rsid w:val="00B1506B"/>
    <w:rsid w:val="00B153F0"/>
    <w:rsid w:val="00B15443"/>
    <w:rsid w:val="00B15742"/>
    <w:rsid w:val="00B15BC6"/>
    <w:rsid w:val="00B15D06"/>
    <w:rsid w:val="00B15E31"/>
    <w:rsid w:val="00B1641C"/>
    <w:rsid w:val="00B16910"/>
    <w:rsid w:val="00B171A4"/>
    <w:rsid w:val="00B171F3"/>
    <w:rsid w:val="00B177E2"/>
    <w:rsid w:val="00B17AE2"/>
    <w:rsid w:val="00B17CE6"/>
    <w:rsid w:val="00B17D37"/>
    <w:rsid w:val="00B20481"/>
    <w:rsid w:val="00B204F4"/>
    <w:rsid w:val="00B20E48"/>
    <w:rsid w:val="00B21C60"/>
    <w:rsid w:val="00B22479"/>
    <w:rsid w:val="00B224CD"/>
    <w:rsid w:val="00B22767"/>
    <w:rsid w:val="00B23180"/>
    <w:rsid w:val="00B235C6"/>
    <w:rsid w:val="00B23851"/>
    <w:rsid w:val="00B23970"/>
    <w:rsid w:val="00B23CE1"/>
    <w:rsid w:val="00B24221"/>
    <w:rsid w:val="00B24AB4"/>
    <w:rsid w:val="00B24B29"/>
    <w:rsid w:val="00B2521D"/>
    <w:rsid w:val="00B25C12"/>
    <w:rsid w:val="00B25C7A"/>
    <w:rsid w:val="00B2675F"/>
    <w:rsid w:val="00B26E24"/>
    <w:rsid w:val="00B27396"/>
    <w:rsid w:val="00B27A18"/>
    <w:rsid w:val="00B27ABA"/>
    <w:rsid w:val="00B3091D"/>
    <w:rsid w:val="00B30DEC"/>
    <w:rsid w:val="00B316EB"/>
    <w:rsid w:val="00B3290C"/>
    <w:rsid w:val="00B32E55"/>
    <w:rsid w:val="00B33021"/>
    <w:rsid w:val="00B338AA"/>
    <w:rsid w:val="00B33952"/>
    <w:rsid w:val="00B33A11"/>
    <w:rsid w:val="00B33A3C"/>
    <w:rsid w:val="00B33C1E"/>
    <w:rsid w:val="00B33DC5"/>
    <w:rsid w:val="00B345E4"/>
    <w:rsid w:val="00B34B1E"/>
    <w:rsid w:val="00B354E6"/>
    <w:rsid w:val="00B35F1F"/>
    <w:rsid w:val="00B35F22"/>
    <w:rsid w:val="00B36DBC"/>
    <w:rsid w:val="00B37B67"/>
    <w:rsid w:val="00B400AC"/>
    <w:rsid w:val="00B40239"/>
    <w:rsid w:val="00B409A5"/>
    <w:rsid w:val="00B40BA2"/>
    <w:rsid w:val="00B4149B"/>
    <w:rsid w:val="00B41663"/>
    <w:rsid w:val="00B41CA3"/>
    <w:rsid w:val="00B421DE"/>
    <w:rsid w:val="00B42794"/>
    <w:rsid w:val="00B446D8"/>
    <w:rsid w:val="00B44A22"/>
    <w:rsid w:val="00B45527"/>
    <w:rsid w:val="00B4552C"/>
    <w:rsid w:val="00B45661"/>
    <w:rsid w:val="00B45CF8"/>
    <w:rsid w:val="00B45D56"/>
    <w:rsid w:val="00B46C05"/>
    <w:rsid w:val="00B473E4"/>
    <w:rsid w:val="00B47BA3"/>
    <w:rsid w:val="00B47C16"/>
    <w:rsid w:val="00B501BA"/>
    <w:rsid w:val="00B501D8"/>
    <w:rsid w:val="00B50D73"/>
    <w:rsid w:val="00B50DF3"/>
    <w:rsid w:val="00B50EDC"/>
    <w:rsid w:val="00B51A58"/>
    <w:rsid w:val="00B51D3F"/>
    <w:rsid w:val="00B51EFD"/>
    <w:rsid w:val="00B52805"/>
    <w:rsid w:val="00B529A3"/>
    <w:rsid w:val="00B52D25"/>
    <w:rsid w:val="00B53B91"/>
    <w:rsid w:val="00B53F5D"/>
    <w:rsid w:val="00B54691"/>
    <w:rsid w:val="00B548D1"/>
    <w:rsid w:val="00B54A64"/>
    <w:rsid w:val="00B553E5"/>
    <w:rsid w:val="00B558FC"/>
    <w:rsid w:val="00B56316"/>
    <w:rsid w:val="00B5686A"/>
    <w:rsid w:val="00B56FFE"/>
    <w:rsid w:val="00B5744B"/>
    <w:rsid w:val="00B57B7B"/>
    <w:rsid w:val="00B60355"/>
    <w:rsid w:val="00B607B9"/>
    <w:rsid w:val="00B62B20"/>
    <w:rsid w:val="00B62D3E"/>
    <w:rsid w:val="00B6306F"/>
    <w:rsid w:val="00B63106"/>
    <w:rsid w:val="00B634F1"/>
    <w:rsid w:val="00B63871"/>
    <w:rsid w:val="00B64401"/>
    <w:rsid w:val="00B649DD"/>
    <w:rsid w:val="00B64A4C"/>
    <w:rsid w:val="00B658B7"/>
    <w:rsid w:val="00B664F9"/>
    <w:rsid w:val="00B66910"/>
    <w:rsid w:val="00B66DBF"/>
    <w:rsid w:val="00B67062"/>
    <w:rsid w:val="00B677D2"/>
    <w:rsid w:val="00B6799A"/>
    <w:rsid w:val="00B67AF0"/>
    <w:rsid w:val="00B67CBB"/>
    <w:rsid w:val="00B7030E"/>
    <w:rsid w:val="00B70468"/>
    <w:rsid w:val="00B709B0"/>
    <w:rsid w:val="00B70DB5"/>
    <w:rsid w:val="00B71821"/>
    <w:rsid w:val="00B71B1A"/>
    <w:rsid w:val="00B71DCA"/>
    <w:rsid w:val="00B72625"/>
    <w:rsid w:val="00B72872"/>
    <w:rsid w:val="00B72B81"/>
    <w:rsid w:val="00B72FD9"/>
    <w:rsid w:val="00B73BFE"/>
    <w:rsid w:val="00B750B9"/>
    <w:rsid w:val="00B75161"/>
    <w:rsid w:val="00B75A7F"/>
    <w:rsid w:val="00B76626"/>
    <w:rsid w:val="00B767E9"/>
    <w:rsid w:val="00B76AFF"/>
    <w:rsid w:val="00B76FFA"/>
    <w:rsid w:val="00B7704F"/>
    <w:rsid w:val="00B8128A"/>
    <w:rsid w:val="00B828D7"/>
    <w:rsid w:val="00B83392"/>
    <w:rsid w:val="00B835FD"/>
    <w:rsid w:val="00B836F1"/>
    <w:rsid w:val="00B84142"/>
    <w:rsid w:val="00B8471A"/>
    <w:rsid w:val="00B84C25"/>
    <w:rsid w:val="00B84CE9"/>
    <w:rsid w:val="00B84D1B"/>
    <w:rsid w:val="00B84EA1"/>
    <w:rsid w:val="00B851C8"/>
    <w:rsid w:val="00B85384"/>
    <w:rsid w:val="00B85895"/>
    <w:rsid w:val="00B858C7"/>
    <w:rsid w:val="00B85D1A"/>
    <w:rsid w:val="00B86F85"/>
    <w:rsid w:val="00B8740C"/>
    <w:rsid w:val="00B879F5"/>
    <w:rsid w:val="00B87EDF"/>
    <w:rsid w:val="00B87F9B"/>
    <w:rsid w:val="00B90100"/>
    <w:rsid w:val="00B901A3"/>
    <w:rsid w:val="00B9052D"/>
    <w:rsid w:val="00B906BE"/>
    <w:rsid w:val="00B90B33"/>
    <w:rsid w:val="00B91A26"/>
    <w:rsid w:val="00B91E32"/>
    <w:rsid w:val="00B922BC"/>
    <w:rsid w:val="00B9264C"/>
    <w:rsid w:val="00B9282C"/>
    <w:rsid w:val="00B9324C"/>
    <w:rsid w:val="00B934FD"/>
    <w:rsid w:val="00B935AE"/>
    <w:rsid w:val="00B93B97"/>
    <w:rsid w:val="00B93FDD"/>
    <w:rsid w:val="00B94396"/>
    <w:rsid w:val="00B946DD"/>
    <w:rsid w:val="00B94C16"/>
    <w:rsid w:val="00B958B7"/>
    <w:rsid w:val="00B95964"/>
    <w:rsid w:val="00B977D6"/>
    <w:rsid w:val="00BA1FE4"/>
    <w:rsid w:val="00BA2031"/>
    <w:rsid w:val="00BA2267"/>
    <w:rsid w:val="00BA250B"/>
    <w:rsid w:val="00BA2DF9"/>
    <w:rsid w:val="00BA34E1"/>
    <w:rsid w:val="00BA3B3D"/>
    <w:rsid w:val="00BA4A50"/>
    <w:rsid w:val="00BA4CC5"/>
    <w:rsid w:val="00BA55E9"/>
    <w:rsid w:val="00BA5887"/>
    <w:rsid w:val="00BA5CAF"/>
    <w:rsid w:val="00BA5CDB"/>
    <w:rsid w:val="00BA604D"/>
    <w:rsid w:val="00BA6134"/>
    <w:rsid w:val="00BA63DD"/>
    <w:rsid w:val="00BA7588"/>
    <w:rsid w:val="00BA772F"/>
    <w:rsid w:val="00BA7804"/>
    <w:rsid w:val="00BB0851"/>
    <w:rsid w:val="00BB0CB7"/>
    <w:rsid w:val="00BB0E6F"/>
    <w:rsid w:val="00BB0E9F"/>
    <w:rsid w:val="00BB1589"/>
    <w:rsid w:val="00BB1736"/>
    <w:rsid w:val="00BB3A29"/>
    <w:rsid w:val="00BB4561"/>
    <w:rsid w:val="00BB4EDE"/>
    <w:rsid w:val="00BB4F89"/>
    <w:rsid w:val="00BB61CF"/>
    <w:rsid w:val="00BB62D8"/>
    <w:rsid w:val="00BB6490"/>
    <w:rsid w:val="00BB6499"/>
    <w:rsid w:val="00BB6BFD"/>
    <w:rsid w:val="00BB73C9"/>
    <w:rsid w:val="00BB73FA"/>
    <w:rsid w:val="00BB74F6"/>
    <w:rsid w:val="00BB761B"/>
    <w:rsid w:val="00BB76E0"/>
    <w:rsid w:val="00BB7BA5"/>
    <w:rsid w:val="00BB7CD4"/>
    <w:rsid w:val="00BC0657"/>
    <w:rsid w:val="00BC072A"/>
    <w:rsid w:val="00BC0763"/>
    <w:rsid w:val="00BC0A74"/>
    <w:rsid w:val="00BC12FA"/>
    <w:rsid w:val="00BC13ED"/>
    <w:rsid w:val="00BC20BD"/>
    <w:rsid w:val="00BC2726"/>
    <w:rsid w:val="00BC2A75"/>
    <w:rsid w:val="00BC2CCB"/>
    <w:rsid w:val="00BC3A67"/>
    <w:rsid w:val="00BC3BC6"/>
    <w:rsid w:val="00BC4689"/>
    <w:rsid w:val="00BC49E2"/>
    <w:rsid w:val="00BC4AA0"/>
    <w:rsid w:val="00BC4B50"/>
    <w:rsid w:val="00BC545B"/>
    <w:rsid w:val="00BC5A2A"/>
    <w:rsid w:val="00BC5E18"/>
    <w:rsid w:val="00BC6449"/>
    <w:rsid w:val="00BC682C"/>
    <w:rsid w:val="00BC6B15"/>
    <w:rsid w:val="00BC7125"/>
    <w:rsid w:val="00BC739F"/>
    <w:rsid w:val="00BC75D1"/>
    <w:rsid w:val="00BC77AE"/>
    <w:rsid w:val="00BC7DC7"/>
    <w:rsid w:val="00BC7FFC"/>
    <w:rsid w:val="00BD06DF"/>
    <w:rsid w:val="00BD0742"/>
    <w:rsid w:val="00BD0F91"/>
    <w:rsid w:val="00BD138D"/>
    <w:rsid w:val="00BD1AFE"/>
    <w:rsid w:val="00BD20AB"/>
    <w:rsid w:val="00BD2106"/>
    <w:rsid w:val="00BD24F5"/>
    <w:rsid w:val="00BD25B6"/>
    <w:rsid w:val="00BD2C49"/>
    <w:rsid w:val="00BD2F68"/>
    <w:rsid w:val="00BD3745"/>
    <w:rsid w:val="00BD3CBF"/>
    <w:rsid w:val="00BD3ED2"/>
    <w:rsid w:val="00BD4D46"/>
    <w:rsid w:val="00BD5085"/>
    <w:rsid w:val="00BD536C"/>
    <w:rsid w:val="00BD5CC4"/>
    <w:rsid w:val="00BD6904"/>
    <w:rsid w:val="00BD717B"/>
    <w:rsid w:val="00BD7248"/>
    <w:rsid w:val="00BD73F9"/>
    <w:rsid w:val="00BD7A7A"/>
    <w:rsid w:val="00BD7F2A"/>
    <w:rsid w:val="00BE0AC4"/>
    <w:rsid w:val="00BE0BA3"/>
    <w:rsid w:val="00BE1092"/>
    <w:rsid w:val="00BE10BA"/>
    <w:rsid w:val="00BE152E"/>
    <w:rsid w:val="00BE1674"/>
    <w:rsid w:val="00BE17FC"/>
    <w:rsid w:val="00BE1C7B"/>
    <w:rsid w:val="00BE20FE"/>
    <w:rsid w:val="00BE2D81"/>
    <w:rsid w:val="00BE2F52"/>
    <w:rsid w:val="00BE347B"/>
    <w:rsid w:val="00BE36F7"/>
    <w:rsid w:val="00BE4B46"/>
    <w:rsid w:val="00BE4C8D"/>
    <w:rsid w:val="00BE5882"/>
    <w:rsid w:val="00BE5AE1"/>
    <w:rsid w:val="00BE6117"/>
    <w:rsid w:val="00BE625E"/>
    <w:rsid w:val="00BE6581"/>
    <w:rsid w:val="00BE6A96"/>
    <w:rsid w:val="00BE7536"/>
    <w:rsid w:val="00BE7B6C"/>
    <w:rsid w:val="00BF01ED"/>
    <w:rsid w:val="00BF0741"/>
    <w:rsid w:val="00BF08AA"/>
    <w:rsid w:val="00BF1C3E"/>
    <w:rsid w:val="00BF21A8"/>
    <w:rsid w:val="00BF2809"/>
    <w:rsid w:val="00BF2A70"/>
    <w:rsid w:val="00BF2CAF"/>
    <w:rsid w:val="00BF2F9C"/>
    <w:rsid w:val="00BF3000"/>
    <w:rsid w:val="00BF41CC"/>
    <w:rsid w:val="00BF55DB"/>
    <w:rsid w:val="00BF5DA8"/>
    <w:rsid w:val="00BF5EBC"/>
    <w:rsid w:val="00BF6603"/>
    <w:rsid w:val="00BF72D9"/>
    <w:rsid w:val="00BF76C9"/>
    <w:rsid w:val="00BF79FB"/>
    <w:rsid w:val="00BF7A1D"/>
    <w:rsid w:val="00BF7F95"/>
    <w:rsid w:val="00C00087"/>
    <w:rsid w:val="00C00413"/>
    <w:rsid w:val="00C005B0"/>
    <w:rsid w:val="00C00884"/>
    <w:rsid w:val="00C00CAE"/>
    <w:rsid w:val="00C00E06"/>
    <w:rsid w:val="00C0126F"/>
    <w:rsid w:val="00C01400"/>
    <w:rsid w:val="00C01A8E"/>
    <w:rsid w:val="00C01E4A"/>
    <w:rsid w:val="00C02712"/>
    <w:rsid w:val="00C027EC"/>
    <w:rsid w:val="00C04A0E"/>
    <w:rsid w:val="00C05974"/>
    <w:rsid w:val="00C062F4"/>
    <w:rsid w:val="00C0642E"/>
    <w:rsid w:val="00C06CC6"/>
    <w:rsid w:val="00C06D85"/>
    <w:rsid w:val="00C0CCEB"/>
    <w:rsid w:val="00C10703"/>
    <w:rsid w:val="00C107ED"/>
    <w:rsid w:val="00C1099F"/>
    <w:rsid w:val="00C112FD"/>
    <w:rsid w:val="00C11381"/>
    <w:rsid w:val="00C116C1"/>
    <w:rsid w:val="00C117BC"/>
    <w:rsid w:val="00C117D5"/>
    <w:rsid w:val="00C11A85"/>
    <w:rsid w:val="00C12078"/>
    <w:rsid w:val="00C120E1"/>
    <w:rsid w:val="00C120EE"/>
    <w:rsid w:val="00C1276A"/>
    <w:rsid w:val="00C128E1"/>
    <w:rsid w:val="00C12EB2"/>
    <w:rsid w:val="00C137AF"/>
    <w:rsid w:val="00C1419B"/>
    <w:rsid w:val="00C14B68"/>
    <w:rsid w:val="00C14C5E"/>
    <w:rsid w:val="00C14FDD"/>
    <w:rsid w:val="00C1546A"/>
    <w:rsid w:val="00C15538"/>
    <w:rsid w:val="00C15B57"/>
    <w:rsid w:val="00C15D8C"/>
    <w:rsid w:val="00C16090"/>
    <w:rsid w:val="00C16200"/>
    <w:rsid w:val="00C163B9"/>
    <w:rsid w:val="00C1661B"/>
    <w:rsid w:val="00C1697A"/>
    <w:rsid w:val="00C16AAB"/>
    <w:rsid w:val="00C16E00"/>
    <w:rsid w:val="00C170F4"/>
    <w:rsid w:val="00C173FF"/>
    <w:rsid w:val="00C17536"/>
    <w:rsid w:val="00C17884"/>
    <w:rsid w:val="00C17CF4"/>
    <w:rsid w:val="00C17E3E"/>
    <w:rsid w:val="00C17E5C"/>
    <w:rsid w:val="00C208A5"/>
    <w:rsid w:val="00C21094"/>
    <w:rsid w:val="00C21946"/>
    <w:rsid w:val="00C21957"/>
    <w:rsid w:val="00C21F60"/>
    <w:rsid w:val="00C2237D"/>
    <w:rsid w:val="00C223CE"/>
    <w:rsid w:val="00C225BD"/>
    <w:rsid w:val="00C22A53"/>
    <w:rsid w:val="00C22D3D"/>
    <w:rsid w:val="00C23019"/>
    <w:rsid w:val="00C2361A"/>
    <w:rsid w:val="00C2394B"/>
    <w:rsid w:val="00C239C5"/>
    <w:rsid w:val="00C23C47"/>
    <w:rsid w:val="00C23E4F"/>
    <w:rsid w:val="00C23FF4"/>
    <w:rsid w:val="00C2418D"/>
    <w:rsid w:val="00C24A1F"/>
    <w:rsid w:val="00C24B4C"/>
    <w:rsid w:val="00C24BCC"/>
    <w:rsid w:val="00C2544B"/>
    <w:rsid w:val="00C269CE"/>
    <w:rsid w:val="00C27E49"/>
    <w:rsid w:val="00C30710"/>
    <w:rsid w:val="00C30BD0"/>
    <w:rsid w:val="00C31599"/>
    <w:rsid w:val="00C3165A"/>
    <w:rsid w:val="00C3182B"/>
    <w:rsid w:val="00C3184E"/>
    <w:rsid w:val="00C31BFD"/>
    <w:rsid w:val="00C31DE9"/>
    <w:rsid w:val="00C3258B"/>
    <w:rsid w:val="00C326F7"/>
    <w:rsid w:val="00C3293D"/>
    <w:rsid w:val="00C339C5"/>
    <w:rsid w:val="00C34BD4"/>
    <w:rsid w:val="00C359D8"/>
    <w:rsid w:val="00C3613D"/>
    <w:rsid w:val="00C367E5"/>
    <w:rsid w:val="00C36E82"/>
    <w:rsid w:val="00C370BF"/>
    <w:rsid w:val="00C372F7"/>
    <w:rsid w:val="00C37345"/>
    <w:rsid w:val="00C40122"/>
    <w:rsid w:val="00C409B7"/>
    <w:rsid w:val="00C40AD0"/>
    <w:rsid w:val="00C41014"/>
    <w:rsid w:val="00C41124"/>
    <w:rsid w:val="00C41624"/>
    <w:rsid w:val="00C4182A"/>
    <w:rsid w:val="00C41B70"/>
    <w:rsid w:val="00C42078"/>
    <w:rsid w:val="00C42145"/>
    <w:rsid w:val="00C42286"/>
    <w:rsid w:val="00C42347"/>
    <w:rsid w:val="00C44D6E"/>
    <w:rsid w:val="00C45D68"/>
    <w:rsid w:val="00C46A6E"/>
    <w:rsid w:val="00C474DB"/>
    <w:rsid w:val="00C47E15"/>
    <w:rsid w:val="00C47E55"/>
    <w:rsid w:val="00C50223"/>
    <w:rsid w:val="00C5040D"/>
    <w:rsid w:val="00C5049F"/>
    <w:rsid w:val="00C505EB"/>
    <w:rsid w:val="00C506D8"/>
    <w:rsid w:val="00C50976"/>
    <w:rsid w:val="00C51186"/>
    <w:rsid w:val="00C515E8"/>
    <w:rsid w:val="00C51675"/>
    <w:rsid w:val="00C51699"/>
    <w:rsid w:val="00C516DB"/>
    <w:rsid w:val="00C5238C"/>
    <w:rsid w:val="00C527F4"/>
    <w:rsid w:val="00C53C7C"/>
    <w:rsid w:val="00C5422C"/>
    <w:rsid w:val="00C5453C"/>
    <w:rsid w:val="00C548E8"/>
    <w:rsid w:val="00C54C8F"/>
    <w:rsid w:val="00C55B19"/>
    <w:rsid w:val="00C563C3"/>
    <w:rsid w:val="00C56B5E"/>
    <w:rsid w:val="00C574F4"/>
    <w:rsid w:val="00C5766C"/>
    <w:rsid w:val="00C57F88"/>
    <w:rsid w:val="00C60488"/>
    <w:rsid w:val="00C610BF"/>
    <w:rsid w:val="00C613A3"/>
    <w:rsid w:val="00C61827"/>
    <w:rsid w:val="00C62DC3"/>
    <w:rsid w:val="00C631D1"/>
    <w:rsid w:val="00C63267"/>
    <w:rsid w:val="00C652E1"/>
    <w:rsid w:val="00C6558B"/>
    <w:rsid w:val="00C6625D"/>
    <w:rsid w:val="00C6684A"/>
    <w:rsid w:val="00C66BBB"/>
    <w:rsid w:val="00C66E93"/>
    <w:rsid w:val="00C67AFD"/>
    <w:rsid w:val="00C67BFE"/>
    <w:rsid w:val="00C67D68"/>
    <w:rsid w:val="00C67F82"/>
    <w:rsid w:val="00C704F8"/>
    <w:rsid w:val="00C70861"/>
    <w:rsid w:val="00C70889"/>
    <w:rsid w:val="00C70CC2"/>
    <w:rsid w:val="00C71753"/>
    <w:rsid w:val="00C71C84"/>
    <w:rsid w:val="00C71F62"/>
    <w:rsid w:val="00C727EA"/>
    <w:rsid w:val="00C72B6B"/>
    <w:rsid w:val="00C73619"/>
    <w:rsid w:val="00C736F1"/>
    <w:rsid w:val="00C74040"/>
    <w:rsid w:val="00C741BB"/>
    <w:rsid w:val="00C74938"/>
    <w:rsid w:val="00C74D1D"/>
    <w:rsid w:val="00C75034"/>
    <w:rsid w:val="00C750B4"/>
    <w:rsid w:val="00C753E5"/>
    <w:rsid w:val="00C75734"/>
    <w:rsid w:val="00C75AF8"/>
    <w:rsid w:val="00C76286"/>
    <w:rsid w:val="00C762BA"/>
    <w:rsid w:val="00C7684A"/>
    <w:rsid w:val="00C76989"/>
    <w:rsid w:val="00C76DC7"/>
    <w:rsid w:val="00C76E6B"/>
    <w:rsid w:val="00C76F72"/>
    <w:rsid w:val="00C7729E"/>
    <w:rsid w:val="00C772CD"/>
    <w:rsid w:val="00C77301"/>
    <w:rsid w:val="00C7776C"/>
    <w:rsid w:val="00C77D00"/>
    <w:rsid w:val="00C77DB8"/>
    <w:rsid w:val="00C80450"/>
    <w:rsid w:val="00C80A8E"/>
    <w:rsid w:val="00C80B18"/>
    <w:rsid w:val="00C80B43"/>
    <w:rsid w:val="00C81F25"/>
    <w:rsid w:val="00C82C3C"/>
    <w:rsid w:val="00C82C49"/>
    <w:rsid w:val="00C8379A"/>
    <w:rsid w:val="00C837FD"/>
    <w:rsid w:val="00C849A3"/>
    <w:rsid w:val="00C84A3E"/>
    <w:rsid w:val="00C84B2B"/>
    <w:rsid w:val="00C84C8B"/>
    <w:rsid w:val="00C855A1"/>
    <w:rsid w:val="00C857CD"/>
    <w:rsid w:val="00C85D8E"/>
    <w:rsid w:val="00C86029"/>
    <w:rsid w:val="00C86D69"/>
    <w:rsid w:val="00C87048"/>
    <w:rsid w:val="00C871EC"/>
    <w:rsid w:val="00C87FF4"/>
    <w:rsid w:val="00C90017"/>
    <w:rsid w:val="00C90523"/>
    <w:rsid w:val="00C90D19"/>
    <w:rsid w:val="00C91354"/>
    <w:rsid w:val="00C91568"/>
    <w:rsid w:val="00C91C5A"/>
    <w:rsid w:val="00C91E0D"/>
    <w:rsid w:val="00C92184"/>
    <w:rsid w:val="00C935A5"/>
    <w:rsid w:val="00C93719"/>
    <w:rsid w:val="00C93DF3"/>
    <w:rsid w:val="00C93EF9"/>
    <w:rsid w:val="00C9444A"/>
    <w:rsid w:val="00C94652"/>
    <w:rsid w:val="00C951EB"/>
    <w:rsid w:val="00C957D6"/>
    <w:rsid w:val="00C95A4D"/>
    <w:rsid w:val="00C9718A"/>
    <w:rsid w:val="00C9718F"/>
    <w:rsid w:val="00CA0926"/>
    <w:rsid w:val="00CA0AC4"/>
    <w:rsid w:val="00CA2490"/>
    <w:rsid w:val="00CA28EE"/>
    <w:rsid w:val="00CA2BD3"/>
    <w:rsid w:val="00CA30FB"/>
    <w:rsid w:val="00CA321B"/>
    <w:rsid w:val="00CA3741"/>
    <w:rsid w:val="00CA3BA0"/>
    <w:rsid w:val="00CA40C9"/>
    <w:rsid w:val="00CA4328"/>
    <w:rsid w:val="00CA45E6"/>
    <w:rsid w:val="00CA5CB2"/>
    <w:rsid w:val="00CA5E76"/>
    <w:rsid w:val="00CA5E93"/>
    <w:rsid w:val="00CA613B"/>
    <w:rsid w:val="00CA693B"/>
    <w:rsid w:val="00CA6A23"/>
    <w:rsid w:val="00CA6A37"/>
    <w:rsid w:val="00CA6ACA"/>
    <w:rsid w:val="00CA72AB"/>
    <w:rsid w:val="00CA7656"/>
    <w:rsid w:val="00CA784E"/>
    <w:rsid w:val="00CA7CAF"/>
    <w:rsid w:val="00CB0309"/>
    <w:rsid w:val="00CB041F"/>
    <w:rsid w:val="00CB0F73"/>
    <w:rsid w:val="00CB1560"/>
    <w:rsid w:val="00CB16DB"/>
    <w:rsid w:val="00CB196C"/>
    <w:rsid w:val="00CB1AB7"/>
    <w:rsid w:val="00CB1D26"/>
    <w:rsid w:val="00CB3CD8"/>
    <w:rsid w:val="00CB3FEE"/>
    <w:rsid w:val="00CB430E"/>
    <w:rsid w:val="00CB4473"/>
    <w:rsid w:val="00CB4C19"/>
    <w:rsid w:val="00CB4E1A"/>
    <w:rsid w:val="00CB54A5"/>
    <w:rsid w:val="00CB6156"/>
    <w:rsid w:val="00CB6669"/>
    <w:rsid w:val="00CB6E3B"/>
    <w:rsid w:val="00CC0099"/>
    <w:rsid w:val="00CC01D2"/>
    <w:rsid w:val="00CC0954"/>
    <w:rsid w:val="00CC14F0"/>
    <w:rsid w:val="00CC2199"/>
    <w:rsid w:val="00CC22CD"/>
    <w:rsid w:val="00CC3235"/>
    <w:rsid w:val="00CC351D"/>
    <w:rsid w:val="00CC3959"/>
    <w:rsid w:val="00CC3985"/>
    <w:rsid w:val="00CC3B42"/>
    <w:rsid w:val="00CC4A40"/>
    <w:rsid w:val="00CC4F90"/>
    <w:rsid w:val="00CC50FF"/>
    <w:rsid w:val="00CC5DA9"/>
    <w:rsid w:val="00CC66D1"/>
    <w:rsid w:val="00CC67C7"/>
    <w:rsid w:val="00CC68ED"/>
    <w:rsid w:val="00CC7CD9"/>
    <w:rsid w:val="00CD0430"/>
    <w:rsid w:val="00CD0448"/>
    <w:rsid w:val="00CD0852"/>
    <w:rsid w:val="00CD2F44"/>
    <w:rsid w:val="00CD319C"/>
    <w:rsid w:val="00CD3C3B"/>
    <w:rsid w:val="00CD4A6D"/>
    <w:rsid w:val="00CD4D1B"/>
    <w:rsid w:val="00CD508F"/>
    <w:rsid w:val="00CD50EB"/>
    <w:rsid w:val="00CD51B4"/>
    <w:rsid w:val="00CD5798"/>
    <w:rsid w:val="00CD5E91"/>
    <w:rsid w:val="00CD6108"/>
    <w:rsid w:val="00CD6F69"/>
    <w:rsid w:val="00CD74D0"/>
    <w:rsid w:val="00CD74D9"/>
    <w:rsid w:val="00CD79F3"/>
    <w:rsid w:val="00CD7BF9"/>
    <w:rsid w:val="00CD7F58"/>
    <w:rsid w:val="00CE03CC"/>
    <w:rsid w:val="00CE054A"/>
    <w:rsid w:val="00CE0A48"/>
    <w:rsid w:val="00CE0FF4"/>
    <w:rsid w:val="00CE122F"/>
    <w:rsid w:val="00CE13A6"/>
    <w:rsid w:val="00CE1722"/>
    <w:rsid w:val="00CE2126"/>
    <w:rsid w:val="00CE213F"/>
    <w:rsid w:val="00CE2BD4"/>
    <w:rsid w:val="00CE302D"/>
    <w:rsid w:val="00CE3852"/>
    <w:rsid w:val="00CE4264"/>
    <w:rsid w:val="00CE4513"/>
    <w:rsid w:val="00CE452B"/>
    <w:rsid w:val="00CE4EA9"/>
    <w:rsid w:val="00CE5525"/>
    <w:rsid w:val="00CE5741"/>
    <w:rsid w:val="00CE5849"/>
    <w:rsid w:val="00CE60B6"/>
    <w:rsid w:val="00CE7025"/>
    <w:rsid w:val="00CE7040"/>
    <w:rsid w:val="00CE7BBE"/>
    <w:rsid w:val="00CE7E27"/>
    <w:rsid w:val="00CF07FE"/>
    <w:rsid w:val="00CF0BBE"/>
    <w:rsid w:val="00CF0ECA"/>
    <w:rsid w:val="00CF12AB"/>
    <w:rsid w:val="00CF1413"/>
    <w:rsid w:val="00CF24EC"/>
    <w:rsid w:val="00CF284B"/>
    <w:rsid w:val="00CF298D"/>
    <w:rsid w:val="00CF29E3"/>
    <w:rsid w:val="00CF3430"/>
    <w:rsid w:val="00CF4831"/>
    <w:rsid w:val="00CF483A"/>
    <w:rsid w:val="00CF4ABF"/>
    <w:rsid w:val="00CF4B1B"/>
    <w:rsid w:val="00CF4BD1"/>
    <w:rsid w:val="00CF5144"/>
    <w:rsid w:val="00CF5772"/>
    <w:rsid w:val="00CF584E"/>
    <w:rsid w:val="00CF60DB"/>
    <w:rsid w:val="00CF6C98"/>
    <w:rsid w:val="00CF7990"/>
    <w:rsid w:val="00D00496"/>
    <w:rsid w:val="00D00A38"/>
    <w:rsid w:val="00D00CDA"/>
    <w:rsid w:val="00D00F6E"/>
    <w:rsid w:val="00D013C0"/>
    <w:rsid w:val="00D01969"/>
    <w:rsid w:val="00D01CCB"/>
    <w:rsid w:val="00D01E3B"/>
    <w:rsid w:val="00D02FE5"/>
    <w:rsid w:val="00D042E2"/>
    <w:rsid w:val="00D04E3A"/>
    <w:rsid w:val="00D0509F"/>
    <w:rsid w:val="00D05111"/>
    <w:rsid w:val="00D0535A"/>
    <w:rsid w:val="00D05BBA"/>
    <w:rsid w:val="00D05DD9"/>
    <w:rsid w:val="00D05F68"/>
    <w:rsid w:val="00D05FCC"/>
    <w:rsid w:val="00D06620"/>
    <w:rsid w:val="00D06BAC"/>
    <w:rsid w:val="00D06C8D"/>
    <w:rsid w:val="00D06FEA"/>
    <w:rsid w:val="00D101E0"/>
    <w:rsid w:val="00D1054B"/>
    <w:rsid w:val="00D106CC"/>
    <w:rsid w:val="00D1090F"/>
    <w:rsid w:val="00D10AC8"/>
    <w:rsid w:val="00D11358"/>
    <w:rsid w:val="00D11A23"/>
    <w:rsid w:val="00D120C7"/>
    <w:rsid w:val="00D12C74"/>
    <w:rsid w:val="00D12DD7"/>
    <w:rsid w:val="00D130FB"/>
    <w:rsid w:val="00D13FB7"/>
    <w:rsid w:val="00D14DDA"/>
    <w:rsid w:val="00D14F8A"/>
    <w:rsid w:val="00D15BF9"/>
    <w:rsid w:val="00D15D55"/>
    <w:rsid w:val="00D16574"/>
    <w:rsid w:val="00D16722"/>
    <w:rsid w:val="00D16E4B"/>
    <w:rsid w:val="00D17451"/>
    <w:rsid w:val="00D17614"/>
    <w:rsid w:val="00D203C4"/>
    <w:rsid w:val="00D21467"/>
    <w:rsid w:val="00D21502"/>
    <w:rsid w:val="00D21509"/>
    <w:rsid w:val="00D22798"/>
    <w:rsid w:val="00D23128"/>
    <w:rsid w:val="00D23405"/>
    <w:rsid w:val="00D236CD"/>
    <w:rsid w:val="00D23742"/>
    <w:rsid w:val="00D23E88"/>
    <w:rsid w:val="00D242A6"/>
    <w:rsid w:val="00D25A5F"/>
    <w:rsid w:val="00D25A63"/>
    <w:rsid w:val="00D25B00"/>
    <w:rsid w:val="00D25F12"/>
    <w:rsid w:val="00D26003"/>
    <w:rsid w:val="00D26412"/>
    <w:rsid w:val="00D26560"/>
    <w:rsid w:val="00D26E7B"/>
    <w:rsid w:val="00D26F9B"/>
    <w:rsid w:val="00D30D96"/>
    <w:rsid w:val="00D315DE"/>
    <w:rsid w:val="00D319EC"/>
    <w:rsid w:val="00D3211C"/>
    <w:rsid w:val="00D32316"/>
    <w:rsid w:val="00D3248E"/>
    <w:rsid w:val="00D325A4"/>
    <w:rsid w:val="00D3265E"/>
    <w:rsid w:val="00D3267B"/>
    <w:rsid w:val="00D32D6C"/>
    <w:rsid w:val="00D32F79"/>
    <w:rsid w:val="00D33035"/>
    <w:rsid w:val="00D33821"/>
    <w:rsid w:val="00D33ED4"/>
    <w:rsid w:val="00D341FE"/>
    <w:rsid w:val="00D3515D"/>
    <w:rsid w:val="00D35681"/>
    <w:rsid w:val="00D35B6A"/>
    <w:rsid w:val="00D35BFC"/>
    <w:rsid w:val="00D3638E"/>
    <w:rsid w:val="00D3649C"/>
    <w:rsid w:val="00D37680"/>
    <w:rsid w:val="00D406E5"/>
    <w:rsid w:val="00D40CEC"/>
    <w:rsid w:val="00D410D5"/>
    <w:rsid w:val="00D414FE"/>
    <w:rsid w:val="00D415BF"/>
    <w:rsid w:val="00D41CDC"/>
    <w:rsid w:val="00D422D3"/>
    <w:rsid w:val="00D42466"/>
    <w:rsid w:val="00D42C2E"/>
    <w:rsid w:val="00D42CC3"/>
    <w:rsid w:val="00D436FD"/>
    <w:rsid w:val="00D43C61"/>
    <w:rsid w:val="00D440A4"/>
    <w:rsid w:val="00D44C6B"/>
    <w:rsid w:val="00D4505C"/>
    <w:rsid w:val="00D452D6"/>
    <w:rsid w:val="00D45D7B"/>
    <w:rsid w:val="00D46611"/>
    <w:rsid w:val="00D46AD0"/>
    <w:rsid w:val="00D46AEC"/>
    <w:rsid w:val="00D47B9E"/>
    <w:rsid w:val="00D47C60"/>
    <w:rsid w:val="00D47C6D"/>
    <w:rsid w:val="00D5018A"/>
    <w:rsid w:val="00D504EC"/>
    <w:rsid w:val="00D5064B"/>
    <w:rsid w:val="00D5167B"/>
    <w:rsid w:val="00D516BD"/>
    <w:rsid w:val="00D51B04"/>
    <w:rsid w:val="00D5243D"/>
    <w:rsid w:val="00D5307A"/>
    <w:rsid w:val="00D53084"/>
    <w:rsid w:val="00D5384B"/>
    <w:rsid w:val="00D5434B"/>
    <w:rsid w:val="00D5495C"/>
    <w:rsid w:val="00D55339"/>
    <w:rsid w:val="00D5599A"/>
    <w:rsid w:val="00D55D18"/>
    <w:rsid w:val="00D55E99"/>
    <w:rsid w:val="00D56084"/>
    <w:rsid w:val="00D56627"/>
    <w:rsid w:val="00D56833"/>
    <w:rsid w:val="00D56983"/>
    <w:rsid w:val="00D56A7A"/>
    <w:rsid w:val="00D5749F"/>
    <w:rsid w:val="00D5798F"/>
    <w:rsid w:val="00D57BD9"/>
    <w:rsid w:val="00D57C6A"/>
    <w:rsid w:val="00D60ABD"/>
    <w:rsid w:val="00D61230"/>
    <w:rsid w:val="00D614E3"/>
    <w:rsid w:val="00D616D7"/>
    <w:rsid w:val="00D61724"/>
    <w:rsid w:val="00D61A48"/>
    <w:rsid w:val="00D62501"/>
    <w:rsid w:val="00D62604"/>
    <w:rsid w:val="00D627C6"/>
    <w:rsid w:val="00D62CA1"/>
    <w:rsid w:val="00D62D69"/>
    <w:rsid w:val="00D633BE"/>
    <w:rsid w:val="00D635F6"/>
    <w:rsid w:val="00D64299"/>
    <w:rsid w:val="00D6503E"/>
    <w:rsid w:val="00D66885"/>
    <w:rsid w:val="00D66F8E"/>
    <w:rsid w:val="00D67322"/>
    <w:rsid w:val="00D67AAB"/>
    <w:rsid w:val="00D67DF5"/>
    <w:rsid w:val="00D7039C"/>
    <w:rsid w:val="00D704C2"/>
    <w:rsid w:val="00D70BAF"/>
    <w:rsid w:val="00D70E29"/>
    <w:rsid w:val="00D712F9"/>
    <w:rsid w:val="00D71A13"/>
    <w:rsid w:val="00D71DD1"/>
    <w:rsid w:val="00D71DF3"/>
    <w:rsid w:val="00D72449"/>
    <w:rsid w:val="00D72489"/>
    <w:rsid w:val="00D72CBB"/>
    <w:rsid w:val="00D72DC8"/>
    <w:rsid w:val="00D72EFE"/>
    <w:rsid w:val="00D72F26"/>
    <w:rsid w:val="00D73536"/>
    <w:rsid w:val="00D74FBF"/>
    <w:rsid w:val="00D752E7"/>
    <w:rsid w:val="00D75C2A"/>
    <w:rsid w:val="00D7610F"/>
    <w:rsid w:val="00D76927"/>
    <w:rsid w:val="00D76B6F"/>
    <w:rsid w:val="00D77334"/>
    <w:rsid w:val="00D774A6"/>
    <w:rsid w:val="00D7789C"/>
    <w:rsid w:val="00D77FAD"/>
    <w:rsid w:val="00D80110"/>
    <w:rsid w:val="00D801B5"/>
    <w:rsid w:val="00D804B3"/>
    <w:rsid w:val="00D80E23"/>
    <w:rsid w:val="00D810D9"/>
    <w:rsid w:val="00D8133A"/>
    <w:rsid w:val="00D81382"/>
    <w:rsid w:val="00D8293C"/>
    <w:rsid w:val="00D82E52"/>
    <w:rsid w:val="00D832B8"/>
    <w:rsid w:val="00D83451"/>
    <w:rsid w:val="00D83B95"/>
    <w:rsid w:val="00D83E68"/>
    <w:rsid w:val="00D8443D"/>
    <w:rsid w:val="00D8496F"/>
    <w:rsid w:val="00D852C5"/>
    <w:rsid w:val="00D85345"/>
    <w:rsid w:val="00D853E2"/>
    <w:rsid w:val="00D85B2C"/>
    <w:rsid w:val="00D85E5E"/>
    <w:rsid w:val="00D86A99"/>
    <w:rsid w:val="00D87A1D"/>
    <w:rsid w:val="00D87D5C"/>
    <w:rsid w:val="00D87EDB"/>
    <w:rsid w:val="00D90901"/>
    <w:rsid w:val="00D91124"/>
    <w:rsid w:val="00D91EDC"/>
    <w:rsid w:val="00D91FA5"/>
    <w:rsid w:val="00D92A85"/>
    <w:rsid w:val="00D93574"/>
    <w:rsid w:val="00D937CB"/>
    <w:rsid w:val="00D93CFC"/>
    <w:rsid w:val="00D93EF9"/>
    <w:rsid w:val="00D94591"/>
    <w:rsid w:val="00D9469A"/>
    <w:rsid w:val="00D94E74"/>
    <w:rsid w:val="00D94F8B"/>
    <w:rsid w:val="00D96583"/>
    <w:rsid w:val="00D9676C"/>
    <w:rsid w:val="00D96781"/>
    <w:rsid w:val="00D967FE"/>
    <w:rsid w:val="00D97528"/>
    <w:rsid w:val="00D97650"/>
    <w:rsid w:val="00D97A94"/>
    <w:rsid w:val="00D97DF1"/>
    <w:rsid w:val="00D97F25"/>
    <w:rsid w:val="00DA03A5"/>
    <w:rsid w:val="00DA096C"/>
    <w:rsid w:val="00DA09CF"/>
    <w:rsid w:val="00DA0E8C"/>
    <w:rsid w:val="00DA1077"/>
    <w:rsid w:val="00DA152F"/>
    <w:rsid w:val="00DA16C6"/>
    <w:rsid w:val="00DA1B57"/>
    <w:rsid w:val="00DA1F5B"/>
    <w:rsid w:val="00DA25AA"/>
    <w:rsid w:val="00DA25EA"/>
    <w:rsid w:val="00DA28B2"/>
    <w:rsid w:val="00DA2E9D"/>
    <w:rsid w:val="00DA3DDA"/>
    <w:rsid w:val="00DA4065"/>
    <w:rsid w:val="00DA445A"/>
    <w:rsid w:val="00DA470F"/>
    <w:rsid w:val="00DA4C5D"/>
    <w:rsid w:val="00DA4C6A"/>
    <w:rsid w:val="00DA4D38"/>
    <w:rsid w:val="00DA55A3"/>
    <w:rsid w:val="00DA6A93"/>
    <w:rsid w:val="00DA6B5A"/>
    <w:rsid w:val="00DA731D"/>
    <w:rsid w:val="00DA798E"/>
    <w:rsid w:val="00DA7BA6"/>
    <w:rsid w:val="00DB01B6"/>
    <w:rsid w:val="00DB15FB"/>
    <w:rsid w:val="00DB1719"/>
    <w:rsid w:val="00DB248B"/>
    <w:rsid w:val="00DB2C0A"/>
    <w:rsid w:val="00DB3E79"/>
    <w:rsid w:val="00DB4295"/>
    <w:rsid w:val="00DB4979"/>
    <w:rsid w:val="00DB50AF"/>
    <w:rsid w:val="00DB524C"/>
    <w:rsid w:val="00DB52AA"/>
    <w:rsid w:val="00DB5F86"/>
    <w:rsid w:val="00DB62C7"/>
    <w:rsid w:val="00DB6A30"/>
    <w:rsid w:val="00DB7ACA"/>
    <w:rsid w:val="00DB7FB0"/>
    <w:rsid w:val="00DC0107"/>
    <w:rsid w:val="00DC03BD"/>
    <w:rsid w:val="00DC05E4"/>
    <w:rsid w:val="00DC0B57"/>
    <w:rsid w:val="00DC0C54"/>
    <w:rsid w:val="00DC0E6D"/>
    <w:rsid w:val="00DC0FE0"/>
    <w:rsid w:val="00DC11CE"/>
    <w:rsid w:val="00DC1A26"/>
    <w:rsid w:val="00DC1BB0"/>
    <w:rsid w:val="00DC2819"/>
    <w:rsid w:val="00DC365B"/>
    <w:rsid w:val="00DC3691"/>
    <w:rsid w:val="00DC3919"/>
    <w:rsid w:val="00DC3CDC"/>
    <w:rsid w:val="00DC3F4A"/>
    <w:rsid w:val="00DC5115"/>
    <w:rsid w:val="00DC64D9"/>
    <w:rsid w:val="00DC6516"/>
    <w:rsid w:val="00DC70DE"/>
    <w:rsid w:val="00DC711B"/>
    <w:rsid w:val="00DC788A"/>
    <w:rsid w:val="00DC7F59"/>
    <w:rsid w:val="00DD020A"/>
    <w:rsid w:val="00DD0505"/>
    <w:rsid w:val="00DD0722"/>
    <w:rsid w:val="00DD077E"/>
    <w:rsid w:val="00DD0849"/>
    <w:rsid w:val="00DD0972"/>
    <w:rsid w:val="00DD1316"/>
    <w:rsid w:val="00DD18F5"/>
    <w:rsid w:val="00DD1D6A"/>
    <w:rsid w:val="00DD2012"/>
    <w:rsid w:val="00DD22C4"/>
    <w:rsid w:val="00DD289F"/>
    <w:rsid w:val="00DD2C00"/>
    <w:rsid w:val="00DD2EB8"/>
    <w:rsid w:val="00DD3D37"/>
    <w:rsid w:val="00DD43A5"/>
    <w:rsid w:val="00DD4835"/>
    <w:rsid w:val="00DD4C08"/>
    <w:rsid w:val="00DD5040"/>
    <w:rsid w:val="00DD5270"/>
    <w:rsid w:val="00DD5341"/>
    <w:rsid w:val="00DD5462"/>
    <w:rsid w:val="00DD5CA7"/>
    <w:rsid w:val="00DD64C1"/>
    <w:rsid w:val="00DD668D"/>
    <w:rsid w:val="00DD6ACF"/>
    <w:rsid w:val="00DD6EDE"/>
    <w:rsid w:val="00DD6F16"/>
    <w:rsid w:val="00DD7A59"/>
    <w:rsid w:val="00DD7C4E"/>
    <w:rsid w:val="00DD7DD4"/>
    <w:rsid w:val="00DD7F50"/>
    <w:rsid w:val="00DE01E5"/>
    <w:rsid w:val="00DE133E"/>
    <w:rsid w:val="00DE15D1"/>
    <w:rsid w:val="00DE161E"/>
    <w:rsid w:val="00DE19A0"/>
    <w:rsid w:val="00DE25D2"/>
    <w:rsid w:val="00DE2E1D"/>
    <w:rsid w:val="00DE31EC"/>
    <w:rsid w:val="00DE3EA9"/>
    <w:rsid w:val="00DE4013"/>
    <w:rsid w:val="00DE42D8"/>
    <w:rsid w:val="00DE4D4B"/>
    <w:rsid w:val="00DE4F7B"/>
    <w:rsid w:val="00DE55D4"/>
    <w:rsid w:val="00DE5C8B"/>
    <w:rsid w:val="00DE5D0D"/>
    <w:rsid w:val="00DE6371"/>
    <w:rsid w:val="00DE6711"/>
    <w:rsid w:val="00DE7311"/>
    <w:rsid w:val="00DE7D29"/>
    <w:rsid w:val="00DE7F02"/>
    <w:rsid w:val="00DF02C8"/>
    <w:rsid w:val="00DF03F8"/>
    <w:rsid w:val="00DF0745"/>
    <w:rsid w:val="00DF0E83"/>
    <w:rsid w:val="00DF11FB"/>
    <w:rsid w:val="00DF1E84"/>
    <w:rsid w:val="00DF1FAA"/>
    <w:rsid w:val="00DF2007"/>
    <w:rsid w:val="00DF275C"/>
    <w:rsid w:val="00DF2807"/>
    <w:rsid w:val="00DF28D8"/>
    <w:rsid w:val="00DF30BC"/>
    <w:rsid w:val="00DF32CB"/>
    <w:rsid w:val="00DF3C57"/>
    <w:rsid w:val="00DF4100"/>
    <w:rsid w:val="00DF4B17"/>
    <w:rsid w:val="00DF59A9"/>
    <w:rsid w:val="00DF6D96"/>
    <w:rsid w:val="00DF72B8"/>
    <w:rsid w:val="00DF7466"/>
    <w:rsid w:val="00DF7914"/>
    <w:rsid w:val="00DF7AB5"/>
    <w:rsid w:val="00DF7B2E"/>
    <w:rsid w:val="00E000A4"/>
    <w:rsid w:val="00E002AF"/>
    <w:rsid w:val="00E00A44"/>
    <w:rsid w:val="00E01336"/>
    <w:rsid w:val="00E01373"/>
    <w:rsid w:val="00E01424"/>
    <w:rsid w:val="00E01B95"/>
    <w:rsid w:val="00E01BD7"/>
    <w:rsid w:val="00E01DF4"/>
    <w:rsid w:val="00E026A0"/>
    <w:rsid w:val="00E03BAA"/>
    <w:rsid w:val="00E03C9C"/>
    <w:rsid w:val="00E03D45"/>
    <w:rsid w:val="00E03F64"/>
    <w:rsid w:val="00E0409B"/>
    <w:rsid w:val="00E0491C"/>
    <w:rsid w:val="00E04B32"/>
    <w:rsid w:val="00E04BE8"/>
    <w:rsid w:val="00E04D7E"/>
    <w:rsid w:val="00E052BC"/>
    <w:rsid w:val="00E0564E"/>
    <w:rsid w:val="00E05909"/>
    <w:rsid w:val="00E05C17"/>
    <w:rsid w:val="00E05DB7"/>
    <w:rsid w:val="00E061C9"/>
    <w:rsid w:val="00E06628"/>
    <w:rsid w:val="00E06AB0"/>
    <w:rsid w:val="00E07A90"/>
    <w:rsid w:val="00E07AD3"/>
    <w:rsid w:val="00E1016C"/>
    <w:rsid w:val="00E10AB9"/>
    <w:rsid w:val="00E10F66"/>
    <w:rsid w:val="00E1193A"/>
    <w:rsid w:val="00E1215C"/>
    <w:rsid w:val="00E121D3"/>
    <w:rsid w:val="00E124DA"/>
    <w:rsid w:val="00E1268E"/>
    <w:rsid w:val="00E126B3"/>
    <w:rsid w:val="00E1280D"/>
    <w:rsid w:val="00E12981"/>
    <w:rsid w:val="00E12B43"/>
    <w:rsid w:val="00E132DC"/>
    <w:rsid w:val="00E13374"/>
    <w:rsid w:val="00E13441"/>
    <w:rsid w:val="00E1397C"/>
    <w:rsid w:val="00E14767"/>
    <w:rsid w:val="00E14C02"/>
    <w:rsid w:val="00E155F8"/>
    <w:rsid w:val="00E15994"/>
    <w:rsid w:val="00E15EC1"/>
    <w:rsid w:val="00E1659C"/>
    <w:rsid w:val="00E16F3B"/>
    <w:rsid w:val="00E17979"/>
    <w:rsid w:val="00E203D1"/>
    <w:rsid w:val="00E207FA"/>
    <w:rsid w:val="00E210E9"/>
    <w:rsid w:val="00E213ED"/>
    <w:rsid w:val="00E2183F"/>
    <w:rsid w:val="00E21E03"/>
    <w:rsid w:val="00E232CC"/>
    <w:rsid w:val="00E237C5"/>
    <w:rsid w:val="00E24184"/>
    <w:rsid w:val="00E24220"/>
    <w:rsid w:val="00E24423"/>
    <w:rsid w:val="00E24989"/>
    <w:rsid w:val="00E252FE"/>
    <w:rsid w:val="00E26580"/>
    <w:rsid w:val="00E268A6"/>
    <w:rsid w:val="00E268BE"/>
    <w:rsid w:val="00E27238"/>
    <w:rsid w:val="00E2754D"/>
    <w:rsid w:val="00E27882"/>
    <w:rsid w:val="00E27A45"/>
    <w:rsid w:val="00E301E6"/>
    <w:rsid w:val="00E303C7"/>
    <w:rsid w:val="00E30416"/>
    <w:rsid w:val="00E307FA"/>
    <w:rsid w:val="00E30BBA"/>
    <w:rsid w:val="00E30D68"/>
    <w:rsid w:val="00E311F1"/>
    <w:rsid w:val="00E31BAC"/>
    <w:rsid w:val="00E32415"/>
    <w:rsid w:val="00E32F9E"/>
    <w:rsid w:val="00E34171"/>
    <w:rsid w:val="00E3428B"/>
    <w:rsid w:val="00E351FE"/>
    <w:rsid w:val="00E35296"/>
    <w:rsid w:val="00E357A5"/>
    <w:rsid w:val="00E35BEC"/>
    <w:rsid w:val="00E361B7"/>
    <w:rsid w:val="00E3692E"/>
    <w:rsid w:val="00E36CBC"/>
    <w:rsid w:val="00E37006"/>
    <w:rsid w:val="00E3725B"/>
    <w:rsid w:val="00E40240"/>
    <w:rsid w:val="00E404C6"/>
    <w:rsid w:val="00E406E8"/>
    <w:rsid w:val="00E41144"/>
    <w:rsid w:val="00E41297"/>
    <w:rsid w:val="00E412F5"/>
    <w:rsid w:val="00E41439"/>
    <w:rsid w:val="00E41878"/>
    <w:rsid w:val="00E41AAC"/>
    <w:rsid w:val="00E423AA"/>
    <w:rsid w:val="00E42600"/>
    <w:rsid w:val="00E42A81"/>
    <w:rsid w:val="00E444F0"/>
    <w:rsid w:val="00E44656"/>
    <w:rsid w:val="00E4536C"/>
    <w:rsid w:val="00E45625"/>
    <w:rsid w:val="00E462E2"/>
    <w:rsid w:val="00E465A6"/>
    <w:rsid w:val="00E46687"/>
    <w:rsid w:val="00E46C5D"/>
    <w:rsid w:val="00E46D27"/>
    <w:rsid w:val="00E46D32"/>
    <w:rsid w:val="00E4725A"/>
    <w:rsid w:val="00E47B51"/>
    <w:rsid w:val="00E502DC"/>
    <w:rsid w:val="00E50E2C"/>
    <w:rsid w:val="00E512D2"/>
    <w:rsid w:val="00E51717"/>
    <w:rsid w:val="00E52586"/>
    <w:rsid w:val="00E52B14"/>
    <w:rsid w:val="00E52D82"/>
    <w:rsid w:val="00E53621"/>
    <w:rsid w:val="00E53764"/>
    <w:rsid w:val="00E53EA3"/>
    <w:rsid w:val="00E55232"/>
    <w:rsid w:val="00E554F9"/>
    <w:rsid w:val="00E55750"/>
    <w:rsid w:val="00E55B1C"/>
    <w:rsid w:val="00E55B70"/>
    <w:rsid w:val="00E55D3A"/>
    <w:rsid w:val="00E56147"/>
    <w:rsid w:val="00E563A0"/>
    <w:rsid w:val="00E56484"/>
    <w:rsid w:val="00E56995"/>
    <w:rsid w:val="00E56ACD"/>
    <w:rsid w:val="00E56E7D"/>
    <w:rsid w:val="00E56FA6"/>
    <w:rsid w:val="00E57094"/>
    <w:rsid w:val="00E5780C"/>
    <w:rsid w:val="00E5783F"/>
    <w:rsid w:val="00E578DE"/>
    <w:rsid w:val="00E57E32"/>
    <w:rsid w:val="00E57F87"/>
    <w:rsid w:val="00E60683"/>
    <w:rsid w:val="00E60BC7"/>
    <w:rsid w:val="00E615EB"/>
    <w:rsid w:val="00E617CA"/>
    <w:rsid w:val="00E61C8C"/>
    <w:rsid w:val="00E62097"/>
    <w:rsid w:val="00E62197"/>
    <w:rsid w:val="00E62780"/>
    <w:rsid w:val="00E628D9"/>
    <w:rsid w:val="00E63275"/>
    <w:rsid w:val="00E63682"/>
    <w:rsid w:val="00E63A94"/>
    <w:rsid w:val="00E647C2"/>
    <w:rsid w:val="00E64C97"/>
    <w:rsid w:val="00E64D94"/>
    <w:rsid w:val="00E661A9"/>
    <w:rsid w:val="00E6660A"/>
    <w:rsid w:val="00E666E7"/>
    <w:rsid w:val="00E673A3"/>
    <w:rsid w:val="00E6766A"/>
    <w:rsid w:val="00E70EFD"/>
    <w:rsid w:val="00E71903"/>
    <w:rsid w:val="00E71AB0"/>
    <w:rsid w:val="00E71D21"/>
    <w:rsid w:val="00E724BF"/>
    <w:rsid w:val="00E72926"/>
    <w:rsid w:val="00E73153"/>
    <w:rsid w:val="00E73651"/>
    <w:rsid w:val="00E74575"/>
    <w:rsid w:val="00E745ED"/>
    <w:rsid w:val="00E74810"/>
    <w:rsid w:val="00E74C25"/>
    <w:rsid w:val="00E75718"/>
    <w:rsid w:val="00E75A9F"/>
    <w:rsid w:val="00E75AEF"/>
    <w:rsid w:val="00E75B17"/>
    <w:rsid w:val="00E75F2C"/>
    <w:rsid w:val="00E75F98"/>
    <w:rsid w:val="00E761CA"/>
    <w:rsid w:val="00E77BCB"/>
    <w:rsid w:val="00E77C32"/>
    <w:rsid w:val="00E800A4"/>
    <w:rsid w:val="00E8087F"/>
    <w:rsid w:val="00E80920"/>
    <w:rsid w:val="00E815C4"/>
    <w:rsid w:val="00E825C4"/>
    <w:rsid w:val="00E8339E"/>
    <w:rsid w:val="00E834AF"/>
    <w:rsid w:val="00E836A3"/>
    <w:rsid w:val="00E8393C"/>
    <w:rsid w:val="00E83AB1"/>
    <w:rsid w:val="00E83B70"/>
    <w:rsid w:val="00E842AD"/>
    <w:rsid w:val="00E84A42"/>
    <w:rsid w:val="00E84E26"/>
    <w:rsid w:val="00E8512F"/>
    <w:rsid w:val="00E851FF"/>
    <w:rsid w:val="00E852C6"/>
    <w:rsid w:val="00E864BF"/>
    <w:rsid w:val="00E86883"/>
    <w:rsid w:val="00E868B0"/>
    <w:rsid w:val="00E868B6"/>
    <w:rsid w:val="00E86DAA"/>
    <w:rsid w:val="00E8701E"/>
    <w:rsid w:val="00E8793E"/>
    <w:rsid w:val="00E87C52"/>
    <w:rsid w:val="00E90999"/>
    <w:rsid w:val="00E90BD8"/>
    <w:rsid w:val="00E90D02"/>
    <w:rsid w:val="00E90E96"/>
    <w:rsid w:val="00E91A88"/>
    <w:rsid w:val="00E92190"/>
    <w:rsid w:val="00E928E3"/>
    <w:rsid w:val="00E92934"/>
    <w:rsid w:val="00E9347C"/>
    <w:rsid w:val="00E93591"/>
    <w:rsid w:val="00E93C9D"/>
    <w:rsid w:val="00E952F9"/>
    <w:rsid w:val="00E9558D"/>
    <w:rsid w:val="00E9565C"/>
    <w:rsid w:val="00E95686"/>
    <w:rsid w:val="00E95ECE"/>
    <w:rsid w:val="00E9601A"/>
    <w:rsid w:val="00E9794E"/>
    <w:rsid w:val="00E97BDD"/>
    <w:rsid w:val="00E97CF0"/>
    <w:rsid w:val="00EA0289"/>
    <w:rsid w:val="00EA0B00"/>
    <w:rsid w:val="00EA0CB4"/>
    <w:rsid w:val="00EA0D83"/>
    <w:rsid w:val="00EA1074"/>
    <w:rsid w:val="00EA1356"/>
    <w:rsid w:val="00EA1942"/>
    <w:rsid w:val="00EA19C3"/>
    <w:rsid w:val="00EA1EF7"/>
    <w:rsid w:val="00EA233D"/>
    <w:rsid w:val="00EA2578"/>
    <w:rsid w:val="00EA26B7"/>
    <w:rsid w:val="00EA28F9"/>
    <w:rsid w:val="00EA2A0F"/>
    <w:rsid w:val="00EA2DE3"/>
    <w:rsid w:val="00EA3AAE"/>
    <w:rsid w:val="00EA4418"/>
    <w:rsid w:val="00EA45C7"/>
    <w:rsid w:val="00EA4B0D"/>
    <w:rsid w:val="00EA4D0F"/>
    <w:rsid w:val="00EA4E28"/>
    <w:rsid w:val="00EA4F10"/>
    <w:rsid w:val="00EA5050"/>
    <w:rsid w:val="00EA558D"/>
    <w:rsid w:val="00EA58B0"/>
    <w:rsid w:val="00EA5CB7"/>
    <w:rsid w:val="00EA6373"/>
    <w:rsid w:val="00EA64B2"/>
    <w:rsid w:val="00EA6D3B"/>
    <w:rsid w:val="00EA6DE1"/>
    <w:rsid w:val="00EA7B17"/>
    <w:rsid w:val="00EB0218"/>
    <w:rsid w:val="00EB0B9D"/>
    <w:rsid w:val="00EB102A"/>
    <w:rsid w:val="00EB15FA"/>
    <w:rsid w:val="00EB1F97"/>
    <w:rsid w:val="00EB2434"/>
    <w:rsid w:val="00EB2524"/>
    <w:rsid w:val="00EB2BFC"/>
    <w:rsid w:val="00EB2D07"/>
    <w:rsid w:val="00EB31AC"/>
    <w:rsid w:val="00EB31D9"/>
    <w:rsid w:val="00EB3446"/>
    <w:rsid w:val="00EB38EF"/>
    <w:rsid w:val="00EB3FC5"/>
    <w:rsid w:val="00EB3FCC"/>
    <w:rsid w:val="00EB4829"/>
    <w:rsid w:val="00EB4D73"/>
    <w:rsid w:val="00EB4DD8"/>
    <w:rsid w:val="00EB5166"/>
    <w:rsid w:val="00EB66FB"/>
    <w:rsid w:val="00EB7593"/>
    <w:rsid w:val="00EB7E53"/>
    <w:rsid w:val="00EC05D2"/>
    <w:rsid w:val="00EC0600"/>
    <w:rsid w:val="00EC080A"/>
    <w:rsid w:val="00EC0EF2"/>
    <w:rsid w:val="00EC1047"/>
    <w:rsid w:val="00EC11F3"/>
    <w:rsid w:val="00EC1CA7"/>
    <w:rsid w:val="00EC23E0"/>
    <w:rsid w:val="00EC274A"/>
    <w:rsid w:val="00EC2E93"/>
    <w:rsid w:val="00EC3129"/>
    <w:rsid w:val="00EC3573"/>
    <w:rsid w:val="00EC3767"/>
    <w:rsid w:val="00EC3CF9"/>
    <w:rsid w:val="00EC3E7E"/>
    <w:rsid w:val="00EC41FC"/>
    <w:rsid w:val="00EC4509"/>
    <w:rsid w:val="00EC51A8"/>
    <w:rsid w:val="00EC523A"/>
    <w:rsid w:val="00EC554F"/>
    <w:rsid w:val="00EC55A6"/>
    <w:rsid w:val="00EC5691"/>
    <w:rsid w:val="00EC5803"/>
    <w:rsid w:val="00EC6B87"/>
    <w:rsid w:val="00EC6CFF"/>
    <w:rsid w:val="00EC747E"/>
    <w:rsid w:val="00EC787A"/>
    <w:rsid w:val="00EC7CC2"/>
    <w:rsid w:val="00ED0902"/>
    <w:rsid w:val="00ED0C57"/>
    <w:rsid w:val="00ED0D20"/>
    <w:rsid w:val="00ED1421"/>
    <w:rsid w:val="00ED15CD"/>
    <w:rsid w:val="00ED2491"/>
    <w:rsid w:val="00ED2D40"/>
    <w:rsid w:val="00ED2DB1"/>
    <w:rsid w:val="00ED35D6"/>
    <w:rsid w:val="00ED3774"/>
    <w:rsid w:val="00ED4115"/>
    <w:rsid w:val="00ED41AE"/>
    <w:rsid w:val="00ED4F92"/>
    <w:rsid w:val="00ED5F09"/>
    <w:rsid w:val="00ED6B27"/>
    <w:rsid w:val="00ED7252"/>
    <w:rsid w:val="00ED7636"/>
    <w:rsid w:val="00ED7932"/>
    <w:rsid w:val="00ED7A03"/>
    <w:rsid w:val="00EE02B5"/>
    <w:rsid w:val="00EE05A4"/>
    <w:rsid w:val="00EE1AC6"/>
    <w:rsid w:val="00EE1BCE"/>
    <w:rsid w:val="00EE2894"/>
    <w:rsid w:val="00EE414A"/>
    <w:rsid w:val="00EE4F08"/>
    <w:rsid w:val="00EE51E9"/>
    <w:rsid w:val="00EE53D8"/>
    <w:rsid w:val="00EE5AF6"/>
    <w:rsid w:val="00EE778A"/>
    <w:rsid w:val="00EE7A2B"/>
    <w:rsid w:val="00EE7D1B"/>
    <w:rsid w:val="00EF00A8"/>
    <w:rsid w:val="00EF02AF"/>
    <w:rsid w:val="00EF08B1"/>
    <w:rsid w:val="00EF0E37"/>
    <w:rsid w:val="00EF0FFF"/>
    <w:rsid w:val="00EF1458"/>
    <w:rsid w:val="00EF1759"/>
    <w:rsid w:val="00EF17DE"/>
    <w:rsid w:val="00EF1CBC"/>
    <w:rsid w:val="00EF2888"/>
    <w:rsid w:val="00EF2B27"/>
    <w:rsid w:val="00EF2E58"/>
    <w:rsid w:val="00EF2ED7"/>
    <w:rsid w:val="00EF2F5A"/>
    <w:rsid w:val="00EF301C"/>
    <w:rsid w:val="00EF333A"/>
    <w:rsid w:val="00EF3B0B"/>
    <w:rsid w:val="00EF3D73"/>
    <w:rsid w:val="00EF3E0D"/>
    <w:rsid w:val="00EF4487"/>
    <w:rsid w:val="00EF494F"/>
    <w:rsid w:val="00EF49B6"/>
    <w:rsid w:val="00EF4D67"/>
    <w:rsid w:val="00EF6151"/>
    <w:rsid w:val="00EF62CD"/>
    <w:rsid w:val="00EF699B"/>
    <w:rsid w:val="00EF69C5"/>
    <w:rsid w:val="00EF6B69"/>
    <w:rsid w:val="00EF6BC6"/>
    <w:rsid w:val="00EF6CDA"/>
    <w:rsid w:val="00EF755F"/>
    <w:rsid w:val="00EF75A2"/>
    <w:rsid w:val="00F00584"/>
    <w:rsid w:val="00F009A4"/>
    <w:rsid w:val="00F012DE"/>
    <w:rsid w:val="00F01783"/>
    <w:rsid w:val="00F01918"/>
    <w:rsid w:val="00F02384"/>
    <w:rsid w:val="00F02B70"/>
    <w:rsid w:val="00F036C0"/>
    <w:rsid w:val="00F0379D"/>
    <w:rsid w:val="00F03BE3"/>
    <w:rsid w:val="00F0449A"/>
    <w:rsid w:val="00F04B29"/>
    <w:rsid w:val="00F05490"/>
    <w:rsid w:val="00F058AC"/>
    <w:rsid w:val="00F05C20"/>
    <w:rsid w:val="00F05D2F"/>
    <w:rsid w:val="00F05FE9"/>
    <w:rsid w:val="00F0652B"/>
    <w:rsid w:val="00F06B45"/>
    <w:rsid w:val="00F06C7F"/>
    <w:rsid w:val="00F06D30"/>
    <w:rsid w:val="00F07197"/>
    <w:rsid w:val="00F07BCE"/>
    <w:rsid w:val="00F07F34"/>
    <w:rsid w:val="00F10323"/>
    <w:rsid w:val="00F11573"/>
    <w:rsid w:val="00F11EAE"/>
    <w:rsid w:val="00F123AD"/>
    <w:rsid w:val="00F12DC3"/>
    <w:rsid w:val="00F13AFB"/>
    <w:rsid w:val="00F13BAD"/>
    <w:rsid w:val="00F13CAE"/>
    <w:rsid w:val="00F13EF3"/>
    <w:rsid w:val="00F1407E"/>
    <w:rsid w:val="00F1483A"/>
    <w:rsid w:val="00F15D24"/>
    <w:rsid w:val="00F16355"/>
    <w:rsid w:val="00F164D8"/>
    <w:rsid w:val="00F168AD"/>
    <w:rsid w:val="00F169DB"/>
    <w:rsid w:val="00F171F6"/>
    <w:rsid w:val="00F1789B"/>
    <w:rsid w:val="00F17DD5"/>
    <w:rsid w:val="00F20E6E"/>
    <w:rsid w:val="00F2149D"/>
    <w:rsid w:val="00F21748"/>
    <w:rsid w:val="00F21831"/>
    <w:rsid w:val="00F218D5"/>
    <w:rsid w:val="00F21A1D"/>
    <w:rsid w:val="00F22219"/>
    <w:rsid w:val="00F228D5"/>
    <w:rsid w:val="00F23277"/>
    <w:rsid w:val="00F239EB"/>
    <w:rsid w:val="00F23A51"/>
    <w:rsid w:val="00F241E5"/>
    <w:rsid w:val="00F24780"/>
    <w:rsid w:val="00F24A9A"/>
    <w:rsid w:val="00F24C6C"/>
    <w:rsid w:val="00F24C73"/>
    <w:rsid w:val="00F24D4B"/>
    <w:rsid w:val="00F253DE"/>
    <w:rsid w:val="00F25F7F"/>
    <w:rsid w:val="00F2617E"/>
    <w:rsid w:val="00F26C00"/>
    <w:rsid w:val="00F26C35"/>
    <w:rsid w:val="00F27E15"/>
    <w:rsid w:val="00F303E5"/>
    <w:rsid w:val="00F308CB"/>
    <w:rsid w:val="00F3172A"/>
    <w:rsid w:val="00F319C9"/>
    <w:rsid w:val="00F319D6"/>
    <w:rsid w:val="00F323F2"/>
    <w:rsid w:val="00F3260D"/>
    <w:rsid w:val="00F32A04"/>
    <w:rsid w:val="00F32BA3"/>
    <w:rsid w:val="00F33012"/>
    <w:rsid w:val="00F335ED"/>
    <w:rsid w:val="00F3398A"/>
    <w:rsid w:val="00F33CCC"/>
    <w:rsid w:val="00F33D18"/>
    <w:rsid w:val="00F343A7"/>
    <w:rsid w:val="00F347C2"/>
    <w:rsid w:val="00F34C28"/>
    <w:rsid w:val="00F357E7"/>
    <w:rsid w:val="00F358B4"/>
    <w:rsid w:val="00F35E76"/>
    <w:rsid w:val="00F3602D"/>
    <w:rsid w:val="00F365F0"/>
    <w:rsid w:val="00F369D6"/>
    <w:rsid w:val="00F36EE7"/>
    <w:rsid w:val="00F3736D"/>
    <w:rsid w:val="00F379FB"/>
    <w:rsid w:val="00F37B13"/>
    <w:rsid w:val="00F37BFB"/>
    <w:rsid w:val="00F37DFC"/>
    <w:rsid w:val="00F40AAD"/>
    <w:rsid w:val="00F40DB5"/>
    <w:rsid w:val="00F40E2E"/>
    <w:rsid w:val="00F411BF"/>
    <w:rsid w:val="00F41646"/>
    <w:rsid w:val="00F41726"/>
    <w:rsid w:val="00F42164"/>
    <w:rsid w:val="00F424FF"/>
    <w:rsid w:val="00F42CB3"/>
    <w:rsid w:val="00F42CBA"/>
    <w:rsid w:val="00F42FD7"/>
    <w:rsid w:val="00F43CAC"/>
    <w:rsid w:val="00F43DA5"/>
    <w:rsid w:val="00F440D2"/>
    <w:rsid w:val="00F442C3"/>
    <w:rsid w:val="00F44301"/>
    <w:rsid w:val="00F44452"/>
    <w:rsid w:val="00F446B0"/>
    <w:rsid w:val="00F44E78"/>
    <w:rsid w:val="00F454D1"/>
    <w:rsid w:val="00F46820"/>
    <w:rsid w:val="00F46B3A"/>
    <w:rsid w:val="00F47940"/>
    <w:rsid w:val="00F47B96"/>
    <w:rsid w:val="00F502A6"/>
    <w:rsid w:val="00F50672"/>
    <w:rsid w:val="00F50978"/>
    <w:rsid w:val="00F5172B"/>
    <w:rsid w:val="00F51973"/>
    <w:rsid w:val="00F51AE0"/>
    <w:rsid w:val="00F51C78"/>
    <w:rsid w:val="00F51F35"/>
    <w:rsid w:val="00F528AE"/>
    <w:rsid w:val="00F540A3"/>
    <w:rsid w:val="00F5438E"/>
    <w:rsid w:val="00F54BDE"/>
    <w:rsid w:val="00F555D3"/>
    <w:rsid w:val="00F558DD"/>
    <w:rsid w:val="00F562DD"/>
    <w:rsid w:val="00F56303"/>
    <w:rsid w:val="00F563D7"/>
    <w:rsid w:val="00F56A70"/>
    <w:rsid w:val="00F57049"/>
    <w:rsid w:val="00F574D5"/>
    <w:rsid w:val="00F57FD6"/>
    <w:rsid w:val="00F6016F"/>
    <w:rsid w:val="00F60DFF"/>
    <w:rsid w:val="00F6104E"/>
    <w:rsid w:val="00F612A3"/>
    <w:rsid w:val="00F61530"/>
    <w:rsid w:val="00F61A1A"/>
    <w:rsid w:val="00F61DC4"/>
    <w:rsid w:val="00F61F27"/>
    <w:rsid w:val="00F620D2"/>
    <w:rsid w:val="00F62253"/>
    <w:rsid w:val="00F622E1"/>
    <w:rsid w:val="00F630A5"/>
    <w:rsid w:val="00F631F6"/>
    <w:rsid w:val="00F63D10"/>
    <w:rsid w:val="00F63D32"/>
    <w:rsid w:val="00F63FD5"/>
    <w:rsid w:val="00F64157"/>
    <w:rsid w:val="00F642B6"/>
    <w:rsid w:val="00F64B47"/>
    <w:rsid w:val="00F64D5C"/>
    <w:rsid w:val="00F65356"/>
    <w:rsid w:val="00F6553A"/>
    <w:rsid w:val="00F65E26"/>
    <w:rsid w:val="00F66224"/>
    <w:rsid w:val="00F6678F"/>
    <w:rsid w:val="00F667F0"/>
    <w:rsid w:val="00F66CA5"/>
    <w:rsid w:val="00F67F58"/>
    <w:rsid w:val="00F726E8"/>
    <w:rsid w:val="00F72BC3"/>
    <w:rsid w:val="00F7315B"/>
    <w:rsid w:val="00F73280"/>
    <w:rsid w:val="00F74077"/>
    <w:rsid w:val="00F7453C"/>
    <w:rsid w:val="00F753E4"/>
    <w:rsid w:val="00F75C56"/>
    <w:rsid w:val="00F75D2C"/>
    <w:rsid w:val="00F76076"/>
    <w:rsid w:val="00F7626E"/>
    <w:rsid w:val="00F77782"/>
    <w:rsid w:val="00F77795"/>
    <w:rsid w:val="00F77C4B"/>
    <w:rsid w:val="00F77CED"/>
    <w:rsid w:val="00F807E5"/>
    <w:rsid w:val="00F80920"/>
    <w:rsid w:val="00F8197B"/>
    <w:rsid w:val="00F81EC6"/>
    <w:rsid w:val="00F82230"/>
    <w:rsid w:val="00F8232B"/>
    <w:rsid w:val="00F8263A"/>
    <w:rsid w:val="00F84A40"/>
    <w:rsid w:val="00F84A73"/>
    <w:rsid w:val="00F84BE6"/>
    <w:rsid w:val="00F84E5E"/>
    <w:rsid w:val="00F85246"/>
    <w:rsid w:val="00F85B26"/>
    <w:rsid w:val="00F85DE3"/>
    <w:rsid w:val="00F86286"/>
    <w:rsid w:val="00F86ACA"/>
    <w:rsid w:val="00F86B1C"/>
    <w:rsid w:val="00F87246"/>
    <w:rsid w:val="00F904CE"/>
    <w:rsid w:val="00F906CF"/>
    <w:rsid w:val="00F90996"/>
    <w:rsid w:val="00F909E3"/>
    <w:rsid w:val="00F91C5C"/>
    <w:rsid w:val="00F9227D"/>
    <w:rsid w:val="00F9241A"/>
    <w:rsid w:val="00F928EF"/>
    <w:rsid w:val="00F92CCF"/>
    <w:rsid w:val="00F933E1"/>
    <w:rsid w:val="00F9350F"/>
    <w:rsid w:val="00F93708"/>
    <w:rsid w:val="00F937B0"/>
    <w:rsid w:val="00F93E0D"/>
    <w:rsid w:val="00F94430"/>
    <w:rsid w:val="00F94736"/>
    <w:rsid w:val="00F94C93"/>
    <w:rsid w:val="00F94CC3"/>
    <w:rsid w:val="00F94E7E"/>
    <w:rsid w:val="00F952AA"/>
    <w:rsid w:val="00F95774"/>
    <w:rsid w:val="00F959D8"/>
    <w:rsid w:val="00F95A49"/>
    <w:rsid w:val="00F95A90"/>
    <w:rsid w:val="00F95CC2"/>
    <w:rsid w:val="00F95CC6"/>
    <w:rsid w:val="00F960E7"/>
    <w:rsid w:val="00F96839"/>
    <w:rsid w:val="00F96A44"/>
    <w:rsid w:val="00F96EE3"/>
    <w:rsid w:val="00F9769A"/>
    <w:rsid w:val="00F976F0"/>
    <w:rsid w:val="00F97D8F"/>
    <w:rsid w:val="00F97DD1"/>
    <w:rsid w:val="00FA039F"/>
    <w:rsid w:val="00FA0502"/>
    <w:rsid w:val="00FA0534"/>
    <w:rsid w:val="00FA06B2"/>
    <w:rsid w:val="00FA0719"/>
    <w:rsid w:val="00FA0771"/>
    <w:rsid w:val="00FA14D1"/>
    <w:rsid w:val="00FA14DA"/>
    <w:rsid w:val="00FA14F2"/>
    <w:rsid w:val="00FA1590"/>
    <w:rsid w:val="00FA1780"/>
    <w:rsid w:val="00FA1C06"/>
    <w:rsid w:val="00FA254D"/>
    <w:rsid w:val="00FA3224"/>
    <w:rsid w:val="00FA35E2"/>
    <w:rsid w:val="00FA3E1B"/>
    <w:rsid w:val="00FA4445"/>
    <w:rsid w:val="00FA494A"/>
    <w:rsid w:val="00FA4A74"/>
    <w:rsid w:val="00FA4D03"/>
    <w:rsid w:val="00FA50EF"/>
    <w:rsid w:val="00FA52EF"/>
    <w:rsid w:val="00FA5AE2"/>
    <w:rsid w:val="00FA61C5"/>
    <w:rsid w:val="00FA6DA4"/>
    <w:rsid w:val="00FA6E25"/>
    <w:rsid w:val="00FA70A2"/>
    <w:rsid w:val="00FA70CA"/>
    <w:rsid w:val="00FA748B"/>
    <w:rsid w:val="00FA764D"/>
    <w:rsid w:val="00FB03C1"/>
    <w:rsid w:val="00FB0608"/>
    <w:rsid w:val="00FB06C4"/>
    <w:rsid w:val="00FB0AC4"/>
    <w:rsid w:val="00FB0DB5"/>
    <w:rsid w:val="00FB1198"/>
    <w:rsid w:val="00FB1462"/>
    <w:rsid w:val="00FB177A"/>
    <w:rsid w:val="00FB17CF"/>
    <w:rsid w:val="00FB1C92"/>
    <w:rsid w:val="00FB277E"/>
    <w:rsid w:val="00FB3D91"/>
    <w:rsid w:val="00FB47F3"/>
    <w:rsid w:val="00FB4A91"/>
    <w:rsid w:val="00FB5298"/>
    <w:rsid w:val="00FB5AB0"/>
    <w:rsid w:val="00FB5D1B"/>
    <w:rsid w:val="00FB67D6"/>
    <w:rsid w:val="00FB6C91"/>
    <w:rsid w:val="00FB7712"/>
    <w:rsid w:val="00FB7B02"/>
    <w:rsid w:val="00FC05C4"/>
    <w:rsid w:val="00FC0673"/>
    <w:rsid w:val="00FC08A0"/>
    <w:rsid w:val="00FC0D29"/>
    <w:rsid w:val="00FC15AC"/>
    <w:rsid w:val="00FC1CA3"/>
    <w:rsid w:val="00FC1E87"/>
    <w:rsid w:val="00FC212D"/>
    <w:rsid w:val="00FC23C8"/>
    <w:rsid w:val="00FC269E"/>
    <w:rsid w:val="00FC29A5"/>
    <w:rsid w:val="00FC2BC9"/>
    <w:rsid w:val="00FC3287"/>
    <w:rsid w:val="00FC39CB"/>
    <w:rsid w:val="00FC3B99"/>
    <w:rsid w:val="00FC41D5"/>
    <w:rsid w:val="00FC51D3"/>
    <w:rsid w:val="00FC5467"/>
    <w:rsid w:val="00FC5778"/>
    <w:rsid w:val="00FC5812"/>
    <w:rsid w:val="00FC5884"/>
    <w:rsid w:val="00FC5B15"/>
    <w:rsid w:val="00FC67DB"/>
    <w:rsid w:val="00FC6C78"/>
    <w:rsid w:val="00FC6E8B"/>
    <w:rsid w:val="00FC6F7A"/>
    <w:rsid w:val="00FC7DC4"/>
    <w:rsid w:val="00FD084C"/>
    <w:rsid w:val="00FD0980"/>
    <w:rsid w:val="00FD09ED"/>
    <w:rsid w:val="00FD1BDB"/>
    <w:rsid w:val="00FD2019"/>
    <w:rsid w:val="00FD4047"/>
    <w:rsid w:val="00FD4633"/>
    <w:rsid w:val="00FD57ED"/>
    <w:rsid w:val="00FD5DE4"/>
    <w:rsid w:val="00FD6819"/>
    <w:rsid w:val="00FD6A92"/>
    <w:rsid w:val="00FD7578"/>
    <w:rsid w:val="00FD7E51"/>
    <w:rsid w:val="00FE027C"/>
    <w:rsid w:val="00FE061F"/>
    <w:rsid w:val="00FE0796"/>
    <w:rsid w:val="00FE09B3"/>
    <w:rsid w:val="00FE0A6D"/>
    <w:rsid w:val="00FE0AD1"/>
    <w:rsid w:val="00FE15CA"/>
    <w:rsid w:val="00FE1B6F"/>
    <w:rsid w:val="00FE1BBE"/>
    <w:rsid w:val="00FE27A4"/>
    <w:rsid w:val="00FE2904"/>
    <w:rsid w:val="00FE2ED1"/>
    <w:rsid w:val="00FE3E2E"/>
    <w:rsid w:val="00FE44F5"/>
    <w:rsid w:val="00FE468F"/>
    <w:rsid w:val="00FE486E"/>
    <w:rsid w:val="00FE54EA"/>
    <w:rsid w:val="00FE5B07"/>
    <w:rsid w:val="00FE6024"/>
    <w:rsid w:val="00FE622E"/>
    <w:rsid w:val="00FE633A"/>
    <w:rsid w:val="00FE667E"/>
    <w:rsid w:val="00FE769B"/>
    <w:rsid w:val="00FF0282"/>
    <w:rsid w:val="00FF0C7A"/>
    <w:rsid w:val="00FF190A"/>
    <w:rsid w:val="00FF1FB4"/>
    <w:rsid w:val="00FF200A"/>
    <w:rsid w:val="00FF34E4"/>
    <w:rsid w:val="00FF3D88"/>
    <w:rsid w:val="00FF3E10"/>
    <w:rsid w:val="00FF3EA0"/>
    <w:rsid w:val="00FF3ECE"/>
    <w:rsid w:val="00FF3ED4"/>
    <w:rsid w:val="00FF41D4"/>
    <w:rsid w:val="00FF42BB"/>
    <w:rsid w:val="00FF42BD"/>
    <w:rsid w:val="00FF45F0"/>
    <w:rsid w:val="00FF4653"/>
    <w:rsid w:val="00FF4D7B"/>
    <w:rsid w:val="00FF4EB7"/>
    <w:rsid w:val="00FF506B"/>
    <w:rsid w:val="00FF51F8"/>
    <w:rsid w:val="00FF5562"/>
    <w:rsid w:val="00FF56C7"/>
    <w:rsid w:val="00FF5C5C"/>
    <w:rsid w:val="00FF640E"/>
    <w:rsid w:val="00FF6909"/>
    <w:rsid w:val="00FF6B61"/>
    <w:rsid w:val="00FF711A"/>
    <w:rsid w:val="00FF72D0"/>
    <w:rsid w:val="00FF73DB"/>
    <w:rsid w:val="00FF7D8E"/>
    <w:rsid w:val="014D1520"/>
    <w:rsid w:val="02418DFB"/>
    <w:rsid w:val="02AD4B17"/>
    <w:rsid w:val="02ADF739"/>
    <w:rsid w:val="0357AB9D"/>
    <w:rsid w:val="03D2C227"/>
    <w:rsid w:val="03E3C65C"/>
    <w:rsid w:val="046412A7"/>
    <w:rsid w:val="0512C640"/>
    <w:rsid w:val="0541B7B3"/>
    <w:rsid w:val="056F80A5"/>
    <w:rsid w:val="05966058"/>
    <w:rsid w:val="06330AC9"/>
    <w:rsid w:val="066BFFE7"/>
    <w:rsid w:val="073CC71F"/>
    <w:rsid w:val="081E3E4A"/>
    <w:rsid w:val="0908723F"/>
    <w:rsid w:val="09E75DC8"/>
    <w:rsid w:val="09FBE6C8"/>
    <w:rsid w:val="0A2CBA39"/>
    <w:rsid w:val="0BA579C5"/>
    <w:rsid w:val="0BF89320"/>
    <w:rsid w:val="0C177E6F"/>
    <w:rsid w:val="0C60A794"/>
    <w:rsid w:val="0C981D4B"/>
    <w:rsid w:val="0D25EAC7"/>
    <w:rsid w:val="0DE2B4A5"/>
    <w:rsid w:val="0EAA2EDD"/>
    <w:rsid w:val="0EB8D647"/>
    <w:rsid w:val="0EFAE786"/>
    <w:rsid w:val="0F87E1EA"/>
    <w:rsid w:val="0FA346D4"/>
    <w:rsid w:val="0FAA3378"/>
    <w:rsid w:val="100D74CB"/>
    <w:rsid w:val="106CE6A0"/>
    <w:rsid w:val="10929DDD"/>
    <w:rsid w:val="10990718"/>
    <w:rsid w:val="10B32048"/>
    <w:rsid w:val="10D9B3D0"/>
    <w:rsid w:val="1153B210"/>
    <w:rsid w:val="1165331D"/>
    <w:rsid w:val="1165BECC"/>
    <w:rsid w:val="11A26DF1"/>
    <w:rsid w:val="11FCEA36"/>
    <w:rsid w:val="1305793B"/>
    <w:rsid w:val="130596E1"/>
    <w:rsid w:val="130C34E6"/>
    <w:rsid w:val="148C6A74"/>
    <w:rsid w:val="14C0A0A2"/>
    <w:rsid w:val="1600B334"/>
    <w:rsid w:val="1672851A"/>
    <w:rsid w:val="16A8EBEC"/>
    <w:rsid w:val="16EBC1FD"/>
    <w:rsid w:val="17422958"/>
    <w:rsid w:val="176F3417"/>
    <w:rsid w:val="17A3D649"/>
    <w:rsid w:val="17B0BDC0"/>
    <w:rsid w:val="194EFD7F"/>
    <w:rsid w:val="199C9631"/>
    <w:rsid w:val="19D5DB9C"/>
    <w:rsid w:val="1A0EF6C2"/>
    <w:rsid w:val="1A1C0389"/>
    <w:rsid w:val="1A56C012"/>
    <w:rsid w:val="1A7C967C"/>
    <w:rsid w:val="1A7D4063"/>
    <w:rsid w:val="1A80EC2F"/>
    <w:rsid w:val="1AEA43BA"/>
    <w:rsid w:val="1B2D654F"/>
    <w:rsid w:val="1B4D5155"/>
    <w:rsid w:val="1B6BB582"/>
    <w:rsid w:val="1BF1E45B"/>
    <w:rsid w:val="1C1F2920"/>
    <w:rsid w:val="1CC17F67"/>
    <w:rsid w:val="1CC7C572"/>
    <w:rsid w:val="1CFBBF4C"/>
    <w:rsid w:val="1D44D468"/>
    <w:rsid w:val="1DC5FF6D"/>
    <w:rsid w:val="1DDF16F7"/>
    <w:rsid w:val="1DE58175"/>
    <w:rsid w:val="1E31FA9E"/>
    <w:rsid w:val="1F296CEE"/>
    <w:rsid w:val="1F64211C"/>
    <w:rsid w:val="1F7937BB"/>
    <w:rsid w:val="1FE319A1"/>
    <w:rsid w:val="203816C1"/>
    <w:rsid w:val="20BAB38F"/>
    <w:rsid w:val="20C1DEF2"/>
    <w:rsid w:val="20D2C7A8"/>
    <w:rsid w:val="213ACB93"/>
    <w:rsid w:val="21860AA9"/>
    <w:rsid w:val="229779CC"/>
    <w:rsid w:val="22B45BC8"/>
    <w:rsid w:val="22E05F4B"/>
    <w:rsid w:val="23A27BBF"/>
    <w:rsid w:val="23FC7B20"/>
    <w:rsid w:val="24301B88"/>
    <w:rsid w:val="249BE961"/>
    <w:rsid w:val="24B139C7"/>
    <w:rsid w:val="24E8A3B2"/>
    <w:rsid w:val="24F26DAC"/>
    <w:rsid w:val="24F7C097"/>
    <w:rsid w:val="2570B714"/>
    <w:rsid w:val="2577C68A"/>
    <w:rsid w:val="25AA3167"/>
    <w:rsid w:val="26675616"/>
    <w:rsid w:val="269476B1"/>
    <w:rsid w:val="2735B6E6"/>
    <w:rsid w:val="2796BBA4"/>
    <w:rsid w:val="284FC1E2"/>
    <w:rsid w:val="28D129A6"/>
    <w:rsid w:val="29112471"/>
    <w:rsid w:val="2975F2B8"/>
    <w:rsid w:val="2993CBFC"/>
    <w:rsid w:val="2A0996C2"/>
    <w:rsid w:val="2A1B25D4"/>
    <w:rsid w:val="2AD6988D"/>
    <w:rsid w:val="2AF5FF8A"/>
    <w:rsid w:val="2C6432B9"/>
    <w:rsid w:val="2DFA9575"/>
    <w:rsid w:val="2EE17D6A"/>
    <w:rsid w:val="2F142E47"/>
    <w:rsid w:val="2FB615CD"/>
    <w:rsid w:val="3145BFAD"/>
    <w:rsid w:val="3147BD67"/>
    <w:rsid w:val="3152EFC5"/>
    <w:rsid w:val="31AFC241"/>
    <w:rsid w:val="31CE0D58"/>
    <w:rsid w:val="324798FD"/>
    <w:rsid w:val="329C1019"/>
    <w:rsid w:val="329C75BE"/>
    <w:rsid w:val="32A50CFE"/>
    <w:rsid w:val="3385F4C8"/>
    <w:rsid w:val="342ABBCB"/>
    <w:rsid w:val="34CF7084"/>
    <w:rsid w:val="34F5F10E"/>
    <w:rsid w:val="3555FB03"/>
    <w:rsid w:val="3577260B"/>
    <w:rsid w:val="35F2493C"/>
    <w:rsid w:val="36779658"/>
    <w:rsid w:val="36CD61F7"/>
    <w:rsid w:val="377C2033"/>
    <w:rsid w:val="3786238B"/>
    <w:rsid w:val="38DB8C43"/>
    <w:rsid w:val="397634D6"/>
    <w:rsid w:val="3A41F25E"/>
    <w:rsid w:val="3A79E996"/>
    <w:rsid w:val="3A8C3557"/>
    <w:rsid w:val="3ADD3375"/>
    <w:rsid w:val="3B3B8456"/>
    <w:rsid w:val="3B5F6D70"/>
    <w:rsid w:val="3B699026"/>
    <w:rsid w:val="3B7D2637"/>
    <w:rsid w:val="3B8AB3FE"/>
    <w:rsid w:val="3BACE3C4"/>
    <w:rsid w:val="3BEA2001"/>
    <w:rsid w:val="3C1710ED"/>
    <w:rsid w:val="3C34ACDC"/>
    <w:rsid w:val="3C5646F1"/>
    <w:rsid w:val="3C5D615D"/>
    <w:rsid w:val="3CB42E31"/>
    <w:rsid w:val="3CBC79EC"/>
    <w:rsid w:val="3D0DBA2D"/>
    <w:rsid w:val="3D37A3C8"/>
    <w:rsid w:val="3D74B611"/>
    <w:rsid w:val="3D87C1B2"/>
    <w:rsid w:val="3D986042"/>
    <w:rsid w:val="3E8DA2D5"/>
    <w:rsid w:val="3EAED3F4"/>
    <w:rsid w:val="3EAF32DE"/>
    <w:rsid w:val="3F7D21FF"/>
    <w:rsid w:val="3F93BF6E"/>
    <w:rsid w:val="3FF92A2E"/>
    <w:rsid w:val="40061BA0"/>
    <w:rsid w:val="403E7142"/>
    <w:rsid w:val="4087A883"/>
    <w:rsid w:val="40A6825C"/>
    <w:rsid w:val="4175F9EE"/>
    <w:rsid w:val="4181CDDC"/>
    <w:rsid w:val="41871728"/>
    <w:rsid w:val="41F4C028"/>
    <w:rsid w:val="423D6D56"/>
    <w:rsid w:val="42565023"/>
    <w:rsid w:val="43126FEE"/>
    <w:rsid w:val="434CA264"/>
    <w:rsid w:val="43EF45D1"/>
    <w:rsid w:val="44080835"/>
    <w:rsid w:val="441579B1"/>
    <w:rsid w:val="44AF8A52"/>
    <w:rsid w:val="450C58E7"/>
    <w:rsid w:val="45562F72"/>
    <w:rsid w:val="457A91DF"/>
    <w:rsid w:val="45A3DEF7"/>
    <w:rsid w:val="45BE7889"/>
    <w:rsid w:val="4665312A"/>
    <w:rsid w:val="468C3C2F"/>
    <w:rsid w:val="468E2313"/>
    <w:rsid w:val="46E47DBA"/>
    <w:rsid w:val="4724D73A"/>
    <w:rsid w:val="4776D572"/>
    <w:rsid w:val="47E476C7"/>
    <w:rsid w:val="47F4F1FE"/>
    <w:rsid w:val="48130C40"/>
    <w:rsid w:val="496EDDD3"/>
    <w:rsid w:val="4985ECF2"/>
    <w:rsid w:val="4986997D"/>
    <w:rsid w:val="498DDAF9"/>
    <w:rsid w:val="49E3EE7D"/>
    <w:rsid w:val="49FF7464"/>
    <w:rsid w:val="4A02FC98"/>
    <w:rsid w:val="4A22926F"/>
    <w:rsid w:val="4C47E3ED"/>
    <w:rsid w:val="4CA47A6B"/>
    <w:rsid w:val="4CA99603"/>
    <w:rsid w:val="4CF6E527"/>
    <w:rsid w:val="4DD1DBD5"/>
    <w:rsid w:val="4DE5A306"/>
    <w:rsid w:val="4E4A6F44"/>
    <w:rsid w:val="4E96ABA1"/>
    <w:rsid w:val="4F465F43"/>
    <w:rsid w:val="4F83C052"/>
    <w:rsid w:val="4F93DF03"/>
    <w:rsid w:val="4FA85C9D"/>
    <w:rsid w:val="4FB7F209"/>
    <w:rsid w:val="4FCE905A"/>
    <w:rsid w:val="5011BA30"/>
    <w:rsid w:val="50241C76"/>
    <w:rsid w:val="504D59E8"/>
    <w:rsid w:val="505D795E"/>
    <w:rsid w:val="508BA7ED"/>
    <w:rsid w:val="510E42AF"/>
    <w:rsid w:val="5128C7A6"/>
    <w:rsid w:val="51546C99"/>
    <w:rsid w:val="51898001"/>
    <w:rsid w:val="526393F8"/>
    <w:rsid w:val="5280A3CE"/>
    <w:rsid w:val="529E5202"/>
    <w:rsid w:val="53290461"/>
    <w:rsid w:val="537D1132"/>
    <w:rsid w:val="538D58A5"/>
    <w:rsid w:val="53B67626"/>
    <w:rsid w:val="53F5FC16"/>
    <w:rsid w:val="540632BE"/>
    <w:rsid w:val="54352B20"/>
    <w:rsid w:val="546A70FC"/>
    <w:rsid w:val="55911219"/>
    <w:rsid w:val="5616B147"/>
    <w:rsid w:val="56602EEC"/>
    <w:rsid w:val="56FA67A6"/>
    <w:rsid w:val="57044322"/>
    <w:rsid w:val="575A7B4F"/>
    <w:rsid w:val="57E9FDD0"/>
    <w:rsid w:val="5951BE7C"/>
    <w:rsid w:val="59867CF5"/>
    <w:rsid w:val="59CAD105"/>
    <w:rsid w:val="5A419A5B"/>
    <w:rsid w:val="5A73FF33"/>
    <w:rsid w:val="5A9DC9EA"/>
    <w:rsid w:val="5AD75ECC"/>
    <w:rsid w:val="5B1E9DC6"/>
    <w:rsid w:val="5B1EEB67"/>
    <w:rsid w:val="5C38CC9F"/>
    <w:rsid w:val="5C416AB1"/>
    <w:rsid w:val="5C800EE1"/>
    <w:rsid w:val="5C95654F"/>
    <w:rsid w:val="5CEE34F5"/>
    <w:rsid w:val="5D8074A5"/>
    <w:rsid w:val="5DF9E4DD"/>
    <w:rsid w:val="5E091D2F"/>
    <w:rsid w:val="5E2EBE3C"/>
    <w:rsid w:val="5E3510BC"/>
    <w:rsid w:val="5E58B50B"/>
    <w:rsid w:val="5EBEAC83"/>
    <w:rsid w:val="5ED49103"/>
    <w:rsid w:val="5EF25641"/>
    <w:rsid w:val="5EF47D5A"/>
    <w:rsid w:val="5F053D28"/>
    <w:rsid w:val="5F9AF195"/>
    <w:rsid w:val="5FE10D54"/>
    <w:rsid w:val="60493DE0"/>
    <w:rsid w:val="60518500"/>
    <w:rsid w:val="6080681B"/>
    <w:rsid w:val="60D3B4A4"/>
    <w:rsid w:val="61468792"/>
    <w:rsid w:val="61A6DC60"/>
    <w:rsid w:val="61B35CBD"/>
    <w:rsid w:val="61B5BA78"/>
    <w:rsid w:val="61C1F8E9"/>
    <w:rsid w:val="61D9CEC8"/>
    <w:rsid w:val="621EBD05"/>
    <w:rsid w:val="626671ED"/>
    <w:rsid w:val="63225F35"/>
    <w:rsid w:val="63256BFC"/>
    <w:rsid w:val="63434832"/>
    <w:rsid w:val="63516998"/>
    <w:rsid w:val="63784301"/>
    <w:rsid w:val="6431A2DB"/>
    <w:rsid w:val="64992C31"/>
    <w:rsid w:val="64CC9B8E"/>
    <w:rsid w:val="64E65789"/>
    <w:rsid w:val="653B1E8A"/>
    <w:rsid w:val="656CD0B9"/>
    <w:rsid w:val="65EC308B"/>
    <w:rsid w:val="660AC054"/>
    <w:rsid w:val="662EED50"/>
    <w:rsid w:val="669C50FE"/>
    <w:rsid w:val="66AEFAD3"/>
    <w:rsid w:val="66E266B9"/>
    <w:rsid w:val="673FB3B3"/>
    <w:rsid w:val="67477C5A"/>
    <w:rsid w:val="6765D5D9"/>
    <w:rsid w:val="679E7671"/>
    <w:rsid w:val="67D1FD77"/>
    <w:rsid w:val="682191BA"/>
    <w:rsid w:val="684F0A85"/>
    <w:rsid w:val="68916401"/>
    <w:rsid w:val="690EF852"/>
    <w:rsid w:val="692C3D81"/>
    <w:rsid w:val="69BB269D"/>
    <w:rsid w:val="6A425136"/>
    <w:rsid w:val="6A5B7046"/>
    <w:rsid w:val="6A87F068"/>
    <w:rsid w:val="6AAE3AE7"/>
    <w:rsid w:val="6B6CC994"/>
    <w:rsid w:val="6B9F715F"/>
    <w:rsid w:val="6BBC2182"/>
    <w:rsid w:val="6BCF4CCD"/>
    <w:rsid w:val="6D3E8EAB"/>
    <w:rsid w:val="6DBF7C80"/>
    <w:rsid w:val="6E2F5AAA"/>
    <w:rsid w:val="6E627B15"/>
    <w:rsid w:val="6EA30CB3"/>
    <w:rsid w:val="6F9A202C"/>
    <w:rsid w:val="6F9FE4FB"/>
    <w:rsid w:val="6FFF1AD5"/>
    <w:rsid w:val="703A2124"/>
    <w:rsid w:val="70545567"/>
    <w:rsid w:val="70C6135E"/>
    <w:rsid w:val="71C316A5"/>
    <w:rsid w:val="71C41166"/>
    <w:rsid w:val="721EFD11"/>
    <w:rsid w:val="7246400D"/>
    <w:rsid w:val="7254C8E0"/>
    <w:rsid w:val="72D8E2E0"/>
    <w:rsid w:val="735D0CC1"/>
    <w:rsid w:val="7363BD58"/>
    <w:rsid w:val="736C3496"/>
    <w:rsid w:val="738DAD10"/>
    <w:rsid w:val="75171F3D"/>
    <w:rsid w:val="75A0C513"/>
    <w:rsid w:val="75B4AFCB"/>
    <w:rsid w:val="761FFF6A"/>
    <w:rsid w:val="770562C7"/>
    <w:rsid w:val="770F6382"/>
    <w:rsid w:val="7715CD8A"/>
    <w:rsid w:val="77413582"/>
    <w:rsid w:val="77794CC5"/>
    <w:rsid w:val="78A54B55"/>
    <w:rsid w:val="78B30AA1"/>
    <w:rsid w:val="78CA9889"/>
    <w:rsid w:val="79A73A6B"/>
    <w:rsid w:val="79BD8950"/>
    <w:rsid w:val="7A5B4698"/>
    <w:rsid w:val="7A5CDD56"/>
    <w:rsid w:val="7B08170B"/>
    <w:rsid w:val="7B7C1FC5"/>
    <w:rsid w:val="7C424064"/>
    <w:rsid w:val="7CC09AD0"/>
    <w:rsid w:val="7CD17A83"/>
    <w:rsid w:val="7CF55F78"/>
    <w:rsid w:val="7D13F071"/>
    <w:rsid w:val="7D34D151"/>
    <w:rsid w:val="7D59B4DB"/>
    <w:rsid w:val="7D726538"/>
    <w:rsid w:val="7DAC2231"/>
    <w:rsid w:val="7DBAF43B"/>
    <w:rsid w:val="7DF300D1"/>
    <w:rsid w:val="7E221942"/>
    <w:rsid w:val="7E3FCD6D"/>
    <w:rsid w:val="7E5E46AC"/>
    <w:rsid w:val="7E6920D9"/>
    <w:rsid w:val="7E7EAA6C"/>
    <w:rsid w:val="7EF28F53"/>
    <w:rsid w:val="7EF61F87"/>
    <w:rsid w:val="7F092BCD"/>
    <w:rsid w:val="7F27362C"/>
    <w:rsid w:val="7F58AB2A"/>
    <w:rsid w:val="7F86A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8A18CA"/>
  <w15:chartTrackingRefBased/>
  <w15:docId w15:val="{AD020FBD-707D-4267-9017-F4324E50D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61B"/>
    <w:pPr>
      <w:spacing w:before="120" w:after="120" w:line="276" w:lineRule="auto"/>
    </w:pPr>
    <w:rPr>
      <w:rFonts w:ascii="Times New Roman" w:eastAsia="Times New Roman" w:hAnsi="Times New Roman" w:cs="Times New Roman"/>
      <w:kern w:val="0"/>
      <w:sz w:val="24"/>
      <w:szCs w:val="24"/>
      <w14:ligatures w14:val="none"/>
    </w:rPr>
  </w:style>
  <w:style w:type="paragraph" w:styleId="Heading1">
    <w:name w:val="heading 1"/>
    <w:basedOn w:val="ListParagraph"/>
    <w:next w:val="Normal"/>
    <w:link w:val="Heading1Char"/>
    <w:uiPriority w:val="9"/>
    <w:qFormat/>
    <w:rsid w:val="00602C32"/>
    <w:pPr>
      <w:ind w:left="0"/>
      <w:outlineLvl w:val="0"/>
    </w:pPr>
    <w:rPr>
      <w:b/>
      <w:bCs/>
    </w:rPr>
  </w:style>
  <w:style w:type="paragraph" w:styleId="Heading2">
    <w:name w:val="heading 2"/>
    <w:basedOn w:val="Heading1"/>
    <w:next w:val="Normal"/>
    <w:link w:val="Heading2Char"/>
    <w:uiPriority w:val="9"/>
    <w:unhideWhenUsed/>
    <w:qFormat/>
    <w:rsid w:val="00A30D49"/>
    <w:pPr>
      <w:numPr>
        <w:ilvl w:val="1"/>
        <w:numId w:val="27"/>
      </w:numPr>
      <w:outlineLvl w:val="1"/>
    </w:pPr>
    <w:rPr>
      <w:color w:val="0E94BC"/>
      <w:szCs w:val="26"/>
    </w:rPr>
  </w:style>
  <w:style w:type="paragraph" w:styleId="Heading3">
    <w:name w:val="heading 3"/>
    <w:basedOn w:val="Heading2"/>
    <w:next w:val="Normal"/>
    <w:link w:val="Heading3Char"/>
    <w:uiPriority w:val="9"/>
    <w:unhideWhenUsed/>
    <w:qFormat/>
    <w:rsid w:val="00DB1719"/>
    <w:pPr>
      <w:numPr>
        <w:ilvl w:val="2"/>
      </w:numPr>
      <w:outlineLvl w:val="2"/>
    </w:pPr>
    <w:rPr>
      <w:i/>
      <w:iCs/>
    </w:rPr>
  </w:style>
  <w:style w:type="paragraph" w:styleId="Heading4">
    <w:name w:val="heading 4"/>
    <w:basedOn w:val="Normal"/>
    <w:next w:val="Normal"/>
    <w:link w:val="Heading4Char"/>
    <w:uiPriority w:val="9"/>
    <w:unhideWhenUsed/>
    <w:qFormat/>
    <w:rsid w:val="00737A88"/>
    <w:pPr>
      <w:keepNext/>
      <w:keepLines/>
      <w:spacing w:before="40"/>
      <w:outlineLvl w:val="3"/>
    </w:pPr>
    <w:rPr>
      <w:rFonts w:eastAsiaTheme="majorEastAsia" w:cstheme="majorBidi"/>
      <w:i/>
      <w:iCs/>
      <w:color w:val="0E94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C32"/>
    <w:rPr>
      <w:rFonts w:ascii="Times New Roman" w:hAnsi="Times New Roman"/>
      <w:b/>
      <w:bCs/>
      <w:sz w:val="24"/>
    </w:rPr>
  </w:style>
  <w:style w:type="paragraph" w:styleId="TOCHeading">
    <w:name w:val="TOC Heading"/>
    <w:basedOn w:val="Heading1"/>
    <w:next w:val="Normal"/>
    <w:uiPriority w:val="39"/>
    <w:unhideWhenUsed/>
    <w:qFormat/>
    <w:rsid w:val="00AB5F29"/>
    <w:pPr>
      <w:outlineLvl w:val="9"/>
    </w:pPr>
    <w:rPr>
      <w:color w:val="0E94BC"/>
      <w:sz w:val="32"/>
    </w:rPr>
  </w:style>
  <w:style w:type="paragraph" w:styleId="Header">
    <w:name w:val="header"/>
    <w:basedOn w:val="Normal"/>
    <w:link w:val="HeaderChar"/>
    <w:uiPriority w:val="99"/>
    <w:unhideWhenUsed/>
    <w:rsid w:val="009260D7"/>
    <w:pPr>
      <w:tabs>
        <w:tab w:val="center" w:pos="4680"/>
        <w:tab w:val="right" w:pos="9360"/>
      </w:tabs>
    </w:pPr>
  </w:style>
  <w:style w:type="character" w:customStyle="1" w:styleId="HeaderChar">
    <w:name w:val="Header Char"/>
    <w:basedOn w:val="DefaultParagraphFont"/>
    <w:link w:val="Header"/>
    <w:uiPriority w:val="99"/>
    <w:rsid w:val="009260D7"/>
    <w:rPr>
      <w:rFonts w:ascii="Times New Roman" w:hAnsi="Times New Roman"/>
      <w:sz w:val="24"/>
    </w:rPr>
  </w:style>
  <w:style w:type="paragraph" w:styleId="Footer">
    <w:name w:val="footer"/>
    <w:basedOn w:val="Normal"/>
    <w:link w:val="FooterChar"/>
    <w:uiPriority w:val="99"/>
    <w:unhideWhenUsed/>
    <w:rsid w:val="00671772"/>
    <w:pPr>
      <w:pBdr>
        <w:top w:val="single" w:sz="8" w:space="1" w:color="F49A25"/>
      </w:pBdr>
      <w:tabs>
        <w:tab w:val="center" w:pos="4680"/>
        <w:tab w:val="right" w:pos="9360"/>
      </w:tabs>
      <w:jc w:val="center"/>
    </w:pPr>
    <w:rPr>
      <w:rFonts w:ascii="Arial" w:hAnsi="Arial"/>
      <w:sz w:val="16"/>
      <w:szCs w:val="16"/>
    </w:rPr>
  </w:style>
  <w:style w:type="character" w:customStyle="1" w:styleId="FooterChar">
    <w:name w:val="Footer Char"/>
    <w:basedOn w:val="DefaultParagraphFont"/>
    <w:link w:val="Footer"/>
    <w:uiPriority w:val="99"/>
    <w:rsid w:val="00671772"/>
    <w:rPr>
      <w:rFonts w:ascii="Arial" w:hAnsi="Arial"/>
      <w:sz w:val="16"/>
      <w:szCs w:val="16"/>
    </w:rPr>
  </w:style>
  <w:style w:type="paragraph" w:customStyle="1" w:styleId="Heading1notnumbered">
    <w:name w:val="Heading 1 not numbered"/>
    <w:basedOn w:val="Heading1"/>
    <w:next w:val="Normal"/>
    <w:rsid w:val="009959B6"/>
  </w:style>
  <w:style w:type="paragraph" w:styleId="TOC1">
    <w:name w:val="toc 1"/>
    <w:basedOn w:val="Normal"/>
    <w:next w:val="Normal"/>
    <w:autoRedefine/>
    <w:uiPriority w:val="39"/>
    <w:unhideWhenUsed/>
    <w:rsid w:val="004A3C0D"/>
    <w:pPr>
      <w:tabs>
        <w:tab w:val="right" w:leader="dot" w:pos="9350"/>
      </w:tabs>
      <w:spacing w:after="100"/>
    </w:pPr>
  </w:style>
  <w:style w:type="character" w:styleId="Hyperlink">
    <w:name w:val="Hyperlink"/>
    <w:basedOn w:val="DefaultParagraphFont"/>
    <w:uiPriority w:val="99"/>
    <w:unhideWhenUsed/>
    <w:rsid w:val="006921DB"/>
    <w:rPr>
      <w:color w:val="D2362C" w:themeColor="hyperlink"/>
      <w:u w:val="single"/>
    </w:rPr>
  </w:style>
  <w:style w:type="character" w:customStyle="1" w:styleId="Heading2Char">
    <w:name w:val="Heading 2 Char"/>
    <w:basedOn w:val="DefaultParagraphFont"/>
    <w:link w:val="Heading2"/>
    <w:uiPriority w:val="9"/>
    <w:rsid w:val="00A30D49"/>
    <w:rPr>
      <w:rFonts w:ascii="Times New Roman" w:eastAsia="Times New Roman" w:hAnsi="Times New Roman" w:cs="Times New Roman"/>
      <w:b/>
      <w:bCs/>
      <w:color w:val="0E94BC"/>
      <w:kern w:val="0"/>
      <w:sz w:val="24"/>
      <w:szCs w:val="26"/>
      <w14:ligatures w14:val="none"/>
    </w:rPr>
  </w:style>
  <w:style w:type="character" w:customStyle="1" w:styleId="Heading3Char">
    <w:name w:val="Heading 3 Char"/>
    <w:basedOn w:val="DefaultParagraphFont"/>
    <w:link w:val="Heading3"/>
    <w:uiPriority w:val="9"/>
    <w:rsid w:val="00737A88"/>
    <w:rPr>
      <w:rFonts w:ascii="Times New Roman" w:eastAsia="Times New Roman" w:hAnsi="Times New Roman" w:cs="Times New Roman"/>
      <w:b/>
      <w:bCs/>
      <w:i/>
      <w:iCs/>
      <w:color w:val="0E94BC"/>
      <w:kern w:val="0"/>
      <w:sz w:val="24"/>
      <w:szCs w:val="26"/>
      <w14:ligatures w14:val="none"/>
    </w:rPr>
  </w:style>
  <w:style w:type="character" w:customStyle="1" w:styleId="Heading4Char">
    <w:name w:val="Heading 4 Char"/>
    <w:basedOn w:val="DefaultParagraphFont"/>
    <w:link w:val="Heading4"/>
    <w:uiPriority w:val="9"/>
    <w:rsid w:val="00737A88"/>
    <w:rPr>
      <w:rFonts w:ascii="Times New Roman" w:eastAsiaTheme="majorEastAsia" w:hAnsi="Times New Roman" w:cstheme="majorBidi"/>
      <w:i/>
      <w:iCs/>
      <w:color w:val="0E94BC"/>
      <w:kern w:val="0"/>
      <w:sz w:val="24"/>
      <w:szCs w:val="24"/>
      <w14:ligatures w14:val="none"/>
    </w:rPr>
  </w:style>
  <w:style w:type="paragraph" w:styleId="TOC2">
    <w:name w:val="toc 2"/>
    <w:basedOn w:val="Normal"/>
    <w:next w:val="Normal"/>
    <w:autoRedefine/>
    <w:uiPriority w:val="39"/>
    <w:unhideWhenUsed/>
    <w:rsid w:val="0012306D"/>
    <w:pPr>
      <w:spacing w:after="100"/>
      <w:ind w:left="240"/>
    </w:pPr>
  </w:style>
  <w:style w:type="paragraph" w:styleId="TOC3">
    <w:name w:val="toc 3"/>
    <w:basedOn w:val="Normal"/>
    <w:next w:val="Normal"/>
    <w:autoRedefine/>
    <w:uiPriority w:val="39"/>
    <w:unhideWhenUsed/>
    <w:rsid w:val="0012306D"/>
    <w:pPr>
      <w:spacing w:after="100"/>
      <w:ind w:left="480"/>
    </w:pPr>
  </w:style>
  <w:style w:type="table" w:styleId="TableGrid">
    <w:name w:val="Table Grid"/>
    <w:aliases w:val="Table Definitions Grid,Deloitte Table Grid,Table Definitions Grid2,Table Definitions Grid11,Table Definitions Grid3,Table Definitions Grid12,Table Text 1,PROP ClearTable,TEALAutoTable,Other,Resume Work History,Table Definitions Grid1,Army FIP"/>
    <w:basedOn w:val="TableNormal"/>
    <w:qFormat/>
    <w:rsid w:val="007B0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5B20E2"/>
    <w:pPr>
      <w:tabs>
        <w:tab w:val="left" w:pos="5990"/>
      </w:tabs>
      <w:spacing w:before="0" w:after="0" w:line="240" w:lineRule="auto"/>
      <w:jc w:val="center"/>
    </w:pPr>
    <w:rPr>
      <w:color w:val="FFFFFF" w:themeColor="background1"/>
      <w:sz w:val="22"/>
    </w:rPr>
  </w:style>
  <w:style w:type="paragraph" w:customStyle="1" w:styleId="TableText">
    <w:name w:val="Table Text"/>
    <w:basedOn w:val="Normal"/>
    <w:link w:val="TableTextChar"/>
    <w:qFormat/>
    <w:rsid w:val="00D01969"/>
    <w:pPr>
      <w:tabs>
        <w:tab w:val="left" w:pos="5990"/>
      </w:tabs>
      <w:spacing w:before="0" w:after="0" w:line="240" w:lineRule="auto"/>
    </w:pPr>
    <w:rPr>
      <w:sz w:val="22"/>
    </w:rPr>
  </w:style>
  <w:style w:type="paragraph" w:customStyle="1" w:styleId="HeaderInformation">
    <w:name w:val="Header Information"/>
    <w:unhideWhenUsed/>
    <w:qFormat/>
    <w:rsid w:val="00AF1418"/>
    <w:pPr>
      <w:spacing w:after="0" w:line="240" w:lineRule="auto"/>
      <w:jc w:val="right"/>
    </w:pPr>
    <w:rPr>
      <w:rFonts w:ascii="Arial" w:hAnsi="Arial" w:cs="Arial"/>
      <w:kern w:val="0"/>
      <w:sz w:val="16"/>
      <w:szCs w:val="16"/>
      <w14:ligatures w14:val="none"/>
    </w:rPr>
  </w:style>
  <w:style w:type="table" w:customStyle="1" w:styleId="TableStyle-Oddrows">
    <w:name w:val="Table Style - Odd rows"/>
    <w:basedOn w:val="TableNormal"/>
    <w:uiPriority w:val="99"/>
    <w:rsid w:val="00714829"/>
    <w:pPr>
      <w:spacing w:after="0" w:line="240" w:lineRule="auto"/>
    </w:pPr>
    <w:tblPr>
      <w:tblStyleRowBandSize w:val="1"/>
    </w:tblPr>
    <w:tblStylePr w:type="band1Horz">
      <w:rPr>
        <w:rFonts w:ascii="Times New Roman" w:hAnsi="Times New Roman"/>
        <w:color w:val="auto"/>
        <w:sz w:val="20"/>
      </w:rPr>
      <w:tblPr/>
      <w:tcPr>
        <w:shd w:val="clear" w:color="auto" w:fill="FFFFFF" w:themeFill="background1"/>
      </w:tcPr>
    </w:tblStylePr>
  </w:style>
  <w:style w:type="table" w:customStyle="1" w:styleId="RIVAtablestyle">
    <w:name w:val="RIVA table style"/>
    <w:basedOn w:val="TableNormal"/>
    <w:uiPriority w:val="99"/>
    <w:rsid w:val="00C60488"/>
    <w:pPr>
      <w:spacing w:after="0" w:line="240" w:lineRule="auto"/>
    </w:pPr>
    <w:tblPr>
      <w:tblStyleRowBandSize w:val="1"/>
      <w:tblBorders>
        <w:top w:val="single" w:sz="2" w:space="0" w:color="0E94BC"/>
        <w:left w:val="single" w:sz="2" w:space="0" w:color="0E94BC"/>
        <w:bottom w:val="single" w:sz="2" w:space="0" w:color="0E94BC"/>
        <w:right w:val="single" w:sz="2" w:space="0" w:color="0E94BC"/>
        <w:insideH w:val="single" w:sz="2" w:space="0" w:color="0E94BC"/>
        <w:insideV w:val="single" w:sz="2" w:space="0" w:color="0E94BC"/>
      </w:tblBorders>
    </w:tblPr>
    <w:tblStylePr w:type="firstRow">
      <w:rPr>
        <w:rFonts w:ascii="Times New Roman" w:hAnsi="Times New Roman"/>
        <w:b/>
        <w:color w:val="FFFFFF" w:themeColor="background1"/>
        <w:sz w:val="20"/>
      </w:rPr>
      <w:tblPr/>
      <w:tcPr>
        <w:shd w:val="clear" w:color="auto" w:fill="0E94BC"/>
      </w:tcPr>
    </w:tblStylePr>
    <w:tblStylePr w:type="band2Horz">
      <w:rPr>
        <w:rFonts w:ascii="Times New Roman" w:hAnsi="Times New Roman"/>
        <w:color w:val="auto"/>
        <w:sz w:val="20"/>
      </w:rPr>
      <w:tblPr/>
      <w:tcPr>
        <w:shd w:val="clear" w:color="auto" w:fill="F2F2F2"/>
      </w:tcPr>
    </w:tblStylePr>
  </w:style>
  <w:style w:type="paragraph" w:customStyle="1" w:styleId="Normal-singlespace">
    <w:name w:val="Normal - single space"/>
    <w:basedOn w:val="Normal"/>
    <w:qFormat/>
    <w:rsid w:val="00407B2B"/>
  </w:style>
  <w:style w:type="paragraph" w:customStyle="1" w:styleId="Bullet1">
    <w:name w:val="Bullet 1"/>
    <w:basedOn w:val="Normal"/>
    <w:qFormat/>
    <w:rsid w:val="000967A9"/>
    <w:pPr>
      <w:numPr>
        <w:numId w:val="33"/>
      </w:numPr>
      <w:spacing w:before="0" w:after="0"/>
      <w:contextualSpacing/>
    </w:pPr>
  </w:style>
  <w:style w:type="paragraph" w:customStyle="1" w:styleId="Bullet2">
    <w:name w:val="Bullet 2"/>
    <w:basedOn w:val="Bullet1"/>
    <w:qFormat/>
    <w:rsid w:val="00F3398A"/>
    <w:pPr>
      <w:numPr>
        <w:numId w:val="18"/>
      </w:numPr>
      <w:ind w:left="540" w:hanging="180"/>
    </w:pPr>
  </w:style>
  <w:style w:type="paragraph" w:customStyle="1" w:styleId="Bullet3">
    <w:name w:val="Bullet 3"/>
    <w:basedOn w:val="Bullet2"/>
    <w:qFormat/>
    <w:rsid w:val="00F3398A"/>
    <w:pPr>
      <w:numPr>
        <w:numId w:val="17"/>
      </w:numPr>
      <w:ind w:left="810" w:hanging="270"/>
    </w:pPr>
  </w:style>
  <w:style w:type="paragraph" w:customStyle="1" w:styleId="Reqtabletext">
    <w:name w:val="Req table text"/>
    <w:basedOn w:val="Normal"/>
    <w:link w:val="ReqtabletextChar"/>
    <w:rsid w:val="00714763"/>
    <w:rPr>
      <w:color w:val="D1372B"/>
      <w:spacing w:val="-4"/>
      <w:sz w:val="20"/>
    </w:rPr>
  </w:style>
  <w:style w:type="paragraph" w:customStyle="1" w:styleId="Reqtablebullet">
    <w:name w:val="Req table bullet"/>
    <w:basedOn w:val="Reqtabletext"/>
    <w:link w:val="ReqtablebulletChar"/>
    <w:qFormat/>
    <w:rsid w:val="00C01400"/>
    <w:pPr>
      <w:numPr>
        <w:numId w:val="19"/>
      </w:numPr>
    </w:pPr>
  </w:style>
  <w:style w:type="character" w:customStyle="1" w:styleId="ReqtabletextChar">
    <w:name w:val="Req table text Char"/>
    <w:basedOn w:val="DefaultParagraphFont"/>
    <w:link w:val="Reqtabletext"/>
    <w:rsid w:val="00714763"/>
    <w:rPr>
      <w:rFonts w:ascii="Times New Roman" w:eastAsia="Times New Roman" w:hAnsi="Times New Roman" w:cs="Times New Roman"/>
      <w:color w:val="D1372B"/>
      <w:spacing w:val="-4"/>
      <w:kern w:val="0"/>
      <w:sz w:val="20"/>
      <w:szCs w:val="24"/>
      <w14:ligatures w14:val="none"/>
    </w:rPr>
  </w:style>
  <w:style w:type="character" w:customStyle="1" w:styleId="ReqtablebulletChar">
    <w:name w:val="Req table bullet Char"/>
    <w:basedOn w:val="ReqtabletextChar"/>
    <w:link w:val="Reqtablebullet"/>
    <w:rsid w:val="00C01400"/>
    <w:rPr>
      <w:rFonts w:ascii="Times New Roman" w:eastAsia="Times New Roman" w:hAnsi="Times New Roman" w:cs="Times New Roman"/>
      <w:color w:val="D1372B"/>
      <w:spacing w:val="-4"/>
      <w:kern w:val="0"/>
      <w:sz w:val="20"/>
      <w:szCs w:val="24"/>
      <w14:ligatures w14:val="none"/>
    </w:rPr>
  </w:style>
  <w:style w:type="paragraph" w:customStyle="1" w:styleId="Reqtableheader">
    <w:name w:val="Req table header"/>
    <w:basedOn w:val="Reqtabletext"/>
    <w:link w:val="ReqtableheaderChar"/>
    <w:qFormat/>
    <w:rsid w:val="003F6CBD"/>
    <w:rPr>
      <w:b/>
    </w:rPr>
  </w:style>
  <w:style w:type="character" w:customStyle="1" w:styleId="ReqtableheaderChar">
    <w:name w:val="Req table header Char"/>
    <w:basedOn w:val="ReqtabletextChar"/>
    <w:link w:val="Reqtableheader"/>
    <w:rsid w:val="003F6CBD"/>
    <w:rPr>
      <w:rFonts w:ascii="Times New Roman" w:eastAsia="Times New Roman" w:hAnsi="Times New Roman" w:cs="Times New Roman"/>
      <w:b/>
      <w:color w:val="D1372B"/>
      <w:spacing w:val="-4"/>
      <w:kern w:val="0"/>
      <w:sz w:val="20"/>
      <w:szCs w:val="24"/>
      <w14:ligatures w14:val="none"/>
    </w:rPr>
  </w:style>
  <w:style w:type="paragraph" w:styleId="Caption">
    <w:name w:val="caption"/>
    <w:basedOn w:val="Normal"/>
    <w:next w:val="Normal"/>
    <w:uiPriority w:val="35"/>
    <w:unhideWhenUsed/>
    <w:qFormat/>
    <w:rsid w:val="007637C3"/>
    <w:pPr>
      <w:jc w:val="center"/>
    </w:pPr>
    <w:rPr>
      <w:i/>
      <w:iCs/>
      <w:color w:val="2B3039" w:themeColor="text1"/>
      <w:szCs w:val="18"/>
    </w:rPr>
  </w:style>
  <w:style w:type="paragraph" w:customStyle="1" w:styleId="Calloutboxtext">
    <w:name w:val="Call out box text"/>
    <w:basedOn w:val="Normal"/>
    <w:qFormat/>
    <w:rsid w:val="009446E5"/>
    <w:pPr>
      <w:jc w:val="center"/>
    </w:pPr>
    <w:rPr>
      <w:sz w:val="28"/>
    </w:rPr>
  </w:style>
  <w:style w:type="paragraph" w:customStyle="1" w:styleId="Tablebullet">
    <w:name w:val="Table bullet"/>
    <w:basedOn w:val="Bullet1"/>
    <w:qFormat/>
    <w:rsid w:val="005B20E2"/>
    <w:pPr>
      <w:framePr w:hSpace="180" w:wrap="around" w:vAnchor="text" w:hAnchor="margin" w:y="45"/>
      <w:spacing w:line="240" w:lineRule="auto"/>
      <w:ind w:left="144" w:hanging="144"/>
    </w:pPr>
    <w:rPr>
      <w:sz w:val="22"/>
      <w:szCs w:val="20"/>
    </w:rPr>
  </w:style>
  <w:style w:type="character" w:customStyle="1" w:styleId="Normal-emphasis">
    <w:name w:val="Normal - emphasis"/>
    <w:basedOn w:val="DefaultParagraphFont"/>
    <w:uiPriority w:val="1"/>
    <w:qFormat/>
    <w:rsid w:val="002E2339"/>
    <w:rPr>
      <w:rFonts w:ascii="Times New Roman" w:hAnsi="Times New Roman"/>
      <w:b/>
      <w:color w:val="0E94BC"/>
      <w:sz w:val="24"/>
    </w:rPr>
  </w:style>
  <w:style w:type="character" w:customStyle="1" w:styleId="Tabletext-bold">
    <w:name w:val="Table text - bold"/>
    <w:basedOn w:val="DefaultParagraphFont"/>
    <w:uiPriority w:val="1"/>
    <w:qFormat/>
    <w:rsid w:val="00325C7A"/>
    <w:rPr>
      <w:rFonts w:ascii="Times New Roman" w:hAnsi="Times New Roman"/>
      <w:b/>
      <w:sz w:val="20"/>
    </w:rPr>
  </w:style>
  <w:style w:type="paragraph" w:customStyle="1" w:styleId="Resume-subheadingnotTOC">
    <w:name w:val="Resume - subheading (not TOC)"/>
    <w:basedOn w:val="Normal"/>
    <w:qFormat/>
    <w:rsid w:val="00C60488"/>
    <w:pPr>
      <w:numPr>
        <w:numId w:val="22"/>
      </w:numPr>
      <w:ind w:left="180" w:hanging="180"/>
    </w:pPr>
    <w:rPr>
      <w:b/>
      <w:color w:val="0E94BC"/>
    </w:rPr>
  </w:style>
  <w:style w:type="paragraph" w:customStyle="1" w:styleId="Resume-rolecompany">
    <w:name w:val="Resume - role &amp; company"/>
    <w:basedOn w:val="Normal"/>
    <w:next w:val="Resume-date"/>
    <w:qFormat/>
    <w:rsid w:val="006E0780"/>
    <w:rPr>
      <w:b/>
      <w:color w:val="2B303B"/>
    </w:rPr>
  </w:style>
  <w:style w:type="paragraph" w:customStyle="1" w:styleId="Resume-date">
    <w:name w:val="Resume - date"/>
    <w:basedOn w:val="Resume-rolecompany"/>
    <w:next w:val="Bullet1"/>
    <w:qFormat/>
    <w:rsid w:val="00BE2F52"/>
    <w:rPr>
      <w:b w:val="0"/>
      <w:bCs/>
      <w:i/>
      <w:iCs/>
    </w:rPr>
  </w:style>
  <w:style w:type="paragraph" w:customStyle="1" w:styleId="Resume-subheadingTOC">
    <w:name w:val="Resume - subheading (TOC)"/>
    <w:basedOn w:val="Resume-subheadingnotTOC"/>
    <w:qFormat/>
    <w:rsid w:val="00136A81"/>
    <w:pPr>
      <w:ind w:left="187" w:hanging="187"/>
      <w:outlineLvl w:val="1"/>
    </w:pPr>
  </w:style>
  <w:style w:type="paragraph" w:customStyle="1" w:styleId="Resume-namerole-TOC">
    <w:name w:val="Resume - name &amp; role - TOC"/>
    <w:basedOn w:val="Heading2"/>
    <w:next w:val="Normal"/>
    <w:qFormat/>
    <w:rsid w:val="00D87A1D"/>
    <w:pPr>
      <w:numPr>
        <w:ilvl w:val="0"/>
        <w:numId w:val="0"/>
      </w:numPr>
    </w:pPr>
    <w:rPr>
      <w:smallCaps/>
      <w:sz w:val="26"/>
    </w:rPr>
  </w:style>
  <w:style w:type="paragraph" w:customStyle="1" w:styleId="Headingparagraph">
    <w:name w:val="Heading paragraph"/>
    <w:basedOn w:val="Normal"/>
    <w:next w:val="Normal"/>
    <w:qFormat/>
    <w:rsid w:val="00204BB1"/>
    <w:pPr>
      <w:tabs>
        <w:tab w:val="left" w:pos="5990"/>
      </w:tabs>
    </w:pPr>
    <w:rPr>
      <w:b/>
      <w:color w:val="D1372B"/>
    </w:rPr>
  </w:style>
  <w:style w:type="paragraph" w:customStyle="1" w:styleId="Calloutboxtext-heading">
    <w:name w:val="Call out box text - heading"/>
    <w:basedOn w:val="Calloutboxtext"/>
    <w:qFormat/>
    <w:rsid w:val="00990B29"/>
    <w:rPr>
      <w:b/>
      <w:bCs/>
      <w:color w:val="D1372B"/>
    </w:rPr>
  </w:style>
  <w:style w:type="character" w:styleId="FollowedHyperlink">
    <w:name w:val="FollowedHyperlink"/>
    <w:basedOn w:val="DefaultParagraphFont"/>
    <w:uiPriority w:val="99"/>
    <w:semiHidden/>
    <w:unhideWhenUsed/>
    <w:rsid w:val="006F71EB"/>
    <w:rPr>
      <w:color w:val="0094BD" w:themeColor="followedHyperlink"/>
      <w:u w:val="single"/>
    </w:rPr>
  </w:style>
  <w:style w:type="character" w:customStyle="1" w:styleId="TableTextChar">
    <w:name w:val="Table Text Char"/>
    <w:basedOn w:val="DefaultParagraphFont"/>
    <w:link w:val="TableText"/>
    <w:rsid w:val="001F11E0"/>
    <w:rPr>
      <w:rFonts w:ascii="Times New Roman" w:eastAsia="Times New Roman" w:hAnsi="Times New Roman" w:cs="Times New Roman"/>
      <w:kern w:val="0"/>
      <w:szCs w:val="24"/>
      <w14:ligatures w14:val="none"/>
    </w:rPr>
  </w:style>
  <w:style w:type="paragraph" w:customStyle="1" w:styleId="Pastperfheading">
    <w:name w:val="Past perf heading"/>
    <w:basedOn w:val="Normal"/>
    <w:qFormat/>
    <w:rsid w:val="00960B41"/>
    <w:rPr>
      <w:smallCaps/>
      <w:color w:val="0E94BC"/>
    </w:rPr>
  </w:style>
  <w:style w:type="paragraph" w:customStyle="1" w:styleId="Bullet1-cover">
    <w:name w:val="Bullet 1 - cover"/>
    <w:basedOn w:val="Bullet1"/>
    <w:qFormat/>
    <w:rsid w:val="008A47AC"/>
    <w:pPr>
      <w:numPr>
        <w:numId w:val="23"/>
      </w:numPr>
      <w:ind w:left="270" w:hanging="180"/>
    </w:pPr>
  </w:style>
  <w:style w:type="paragraph" w:customStyle="1" w:styleId="Bullet2-cover">
    <w:name w:val="Bullet 2 - cover"/>
    <w:basedOn w:val="Bullet2"/>
    <w:qFormat/>
    <w:rsid w:val="008A47AC"/>
    <w:pPr>
      <w:numPr>
        <w:numId w:val="24"/>
      </w:numPr>
      <w:ind w:left="450" w:hanging="180"/>
    </w:pPr>
  </w:style>
  <w:style w:type="paragraph" w:customStyle="1" w:styleId="Bullet3-cover">
    <w:name w:val="Bullet 3 - cover"/>
    <w:basedOn w:val="Bullet3"/>
    <w:qFormat/>
    <w:rsid w:val="008A47AC"/>
    <w:pPr>
      <w:numPr>
        <w:numId w:val="25"/>
      </w:numPr>
      <w:ind w:hanging="180"/>
    </w:p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hAnsi="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56C75"/>
    <w:pPr>
      <w:ind w:left="720"/>
      <w:contextualSpacing/>
    </w:pPr>
  </w:style>
  <w:style w:type="paragraph" w:customStyle="1" w:styleId="Style1">
    <w:name w:val="Style1"/>
    <w:basedOn w:val="Normal"/>
    <w:qFormat/>
    <w:rsid w:val="00602C32"/>
    <w:pPr>
      <w:ind w:left="360" w:hanging="360"/>
    </w:pPr>
  </w:style>
  <w:style w:type="paragraph" w:customStyle="1" w:styleId="Heading1NOTvisible">
    <w:name w:val="Heading 1 (NOT visible)"/>
    <w:basedOn w:val="Normal"/>
    <w:qFormat/>
    <w:rsid w:val="009C4E38"/>
    <w:pPr>
      <w:numPr>
        <w:numId w:val="27"/>
      </w:numPr>
    </w:pPr>
    <w:rPr>
      <w:b/>
      <w:smallCaps/>
      <w:color w:val="D1372B"/>
      <w:sz w:val="28"/>
    </w:rPr>
  </w:style>
  <w:style w:type="character" w:styleId="UnresolvedMention">
    <w:name w:val="Unresolved Mention"/>
    <w:basedOn w:val="DefaultParagraphFont"/>
    <w:uiPriority w:val="99"/>
    <w:semiHidden/>
    <w:unhideWhenUsed/>
    <w:rsid w:val="00220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218D5"/>
    <w:rPr>
      <w:b/>
      <w:bCs/>
    </w:rPr>
  </w:style>
  <w:style w:type="character" w:customStyle="1" w:styleId="CommentSubjectChar">
    <w:name w:val="Comment Subject Char"/>
    <w:basedOn w:val="CommentTextChar"/>
    <w:link w:val="CommentSubject"/>
    <w:uiPriority w:val="99"/>
    <w:semiHidden/>
    <w:rsid w:val="00F218D5"/>
    <w:rPr>
      <w:rFonts w:ascii="Times New Roman" w:hAnsi="Times New Roman"/>
      <w:b/>
      <w:bCs/>
      <w:sz w:val="20"/>
      <w:szCs w:val="20"/>
    </w:rPr>
  </w:style>
  <w:style w:type="character" w:styleId="Mention">
    <w:name w:val="Mention"/>
    <w:basedOn w:val="DefaultParagraphFont"/>
    <w:uiPriority w:val="99"/>
    <w:unhideWhenUsed/>
    <w:rsid w:val="004C6BDF"/>
    <w:rPr>
      <w:color w:val="2B579A"/>
      <w:shd w:val="clear" w:color="auto" w:fill="E1DFDD"/>
    </w:rPr>
  </w:style>
  <w:style w:type="paragraph" w:styleId="Revision">
    <w:name w:val="Revision"/>
    <w:hidden/>
    <w:uiPriority w:val="99"/>
    <w:semiHidden/>
    <w:rsid w:val="00771C01"/>
    <w:pPr>
      <w:spacing w:after="0" w:line="240" w:lineRule="auto"/>
    </w:pPr>
    <w:rPr>
      <w:rFonts w:ascii="Times New Roman" w:eastAsia="Times New Roman" w:hAnsi="Times New Roman" w:cs="Times New Roman"/>
      <w:kern w:val="0"/>
      <w:sz w:val="24"/>
      <w:szCs w:val="24"/>
      <w14:ligatures w14:val="none"/>
    </w:rPr>
  </w:style>
  <w:style w:type="table" w:styleId="PlainTable2">
    <w:name w:val="Plain Table 2"/>
    <w:basedOn w:val="TableNormal"/>
    <w:uiPriority w:val="42"/>
    <w:rsid w:val="00771C01"/>
    <w:pPr>
      <w:spacing w:after="0" w:line="240" w:lineRule="auto"/>
    </w:pPr>
    <w:tblPr>
      <w:tblStyleRowBandSize w:val="1"/>
      <w:tblStyleColBandSize w:val="1"/>
      <w:tblBorders>
        <w:top w:val="single" w:sz="4" w:space="0" w:color="8993A6" w:themeColor="text1" w:themeTint="80"/>
        <w:bottom w:val="single" w:sz="4" w:space="0" w:color="8993A6" w:themeColor="text1" w:themeTint="80"/>
      </w:tblBorders>
    </w:tblPr>
    <w:tblStylePr w:type="firstRow">
      <w:rPr>
        <w:b/>
        <w:bCs/>
      </w:rPr>
      <w:tblPr/>
      <w:tcPr>
        <w:tcBorders>
          <w:bottom w:val="single" w:sz="4" w:space="0" w:color="8993A6" w:themeColor="text1" w:themeTint="80"/>
        </w:tcBorders>
      </w:tcPr>
    </w:tblStylePr>
    <w:tblStylePr w:type="lastRow">
      <w:rPr>
        <w:b/>
        <w:bCs/>
      </w:rPr>
      <w:tblPr/>
      <w:tcPr>
        <w:tcBorders>
          <w:top w:val="single" w:sz="4" w:space="0" w:color="8993A6" w:themeColor="text1" w:themeTint="80"/>
        </w:tcBorders>
      </w:tcPr>
    </w:tblStylePr>
    <w:tblStylePr w:type="firstCol">
      <w:rPr>
        <w:b/>
        <w:bCs/>
      </w:rPr>
    </w:tblStylePr>
    <w:tblStylePr w:type="lastCol">
      <w:rPr>
        <w:b/>
        <w:bCs/>
      </w:rPr>
    </w:tblStylePr>
    <w:tblStylePr w:type="band1Vert">
      <w:tblPr/>
      <w:tcPr>
        <w:tcBorders>
          <w:left w:val="single" w:sz="4" w:space="0" w:color="8993A6" w:themeColor="text1" w:themeTint="80"/>
          <w:right w:val="single" w:sz="4" w:space="0" w:color="8993A6" w:themeColor="text1" w:themeTint="80"/>
        </w:tcBorders>
      </w:tcPr>
    </w:tblStylePr>
    <w:tblStylePr w:type="band2Vert">
      <w:tblPr/>
      <w:tcPr>
        <w:tcBorders>
          <w:left w:val="single" w:sz="4" w:space="0" w:color="8993A6" w:themeColor="text1" w:themeTint="80"/>
          <w:right w:val="single" w:sz="4" w:space="0" w:color="8993A6" w:themeColor="text1" w:themeTint="80"/>
        </w:tcBorders>
      </w:tcPr>
    </w:tblStylePr>
    <w:tblStylePr w:type="band1Horz">
      <w:tblPr/>
      <w:tcPr>
        <w:tcBorders>
          <w:top w:val="single" w:sz="4" w:space="0" w:color="8993A6" w:themeColor="text1" w:themeTint="80"/>
          <w:bottom w:val="single" w:sz="4" w:space="0" w:color="8993A6" w:themeColor="text1" w:themeTint="80"/>
        </w:tcBorders>
      </w:tcPr>
    </w:tblStylePr>
  </w:style>
  <w:style w:type="paragraph" w:styleId="TableofFigures">
    <w:name w:val="table of figures"/>
    <w:basedOn w:val="Normal"/>
    <w:next w:val="Normal"/>
    <w:uiPriority w:val="99"/>
    <w:unhideWhenUsed/>
    <w:rsid w:val="00406B37"/>
    <w:pPr>
      <w:spacing w:after="0"/>
    </w:pPr>
  </w:style>
  <w:style w:type="paragraph" w:customStyle="1" w:styleId="TableParagraph">
    <w:name w:val="Table Paragraph"/>
    <w:basedOn w:val="Normal"/>
    <w:uiPriority w:val="1"/>
    <w:qFormat/>
    <w:rsid w:val="00A847F4"/>
    <w:pPr>
      <w:widowControl w:val="0"/>
      <w:autoSpaceDE w:val="0"/>
      <w:autoSpaceDN w:val="0"/>
      <w:spacing w:before="0" w:after="0" w:line="240" w:lineRule="auto"/>
    </w:pPr>
    <w:rPr>
      <w:rFonts w:ascii="Arial" w:eastAsia="Arial" w:hAnsi="Arial" w:cs="Arial"/>
      <w:sz w:val="22"/>
      <w:szCs w:val="22"/>
    </w:rPr>
  </w:style>
  <w:style w:type="table" w:styleId="ListTable3-Accent4">
    <w:name w:val="List Table 3 Accent 4"/>
    <w:basedOn w:val="TableNormal"/>
    <w:uiPriority w:val="48"/>
    <w:rsid w:val="00CE302D"/>
    <w:pPr>
      <w:spacing w:after="0" w:line="240" w:lineRule="auto"/>
    </w:pPr>
    <w:tblPr>
      <w:tblStyleRowBandSize w:val="1"/>
      <w:tblStyleColBandSize w:val="1"/>
      <w:tblBorders>
        <w:top w:val="single" w:sz="4" w:space="0" w:color="F2F2F2" w:themeColor="accent4"/>
        <w:left w:val="single" w:sz="4" w:space="0" w:color="F2F2F2" w:themeColor="accent4"/>
        <w:bottom w:val="single" w:sz="4" w:space="0" w:color="F2F2F2" w:themeColor="accent4"/>
        <w:right w:val="single" w:sz="4" w:space="0" w:color="F2F2F2" w:themeColor="accent4"/>
      </w:tblBorders>
    </w:tblPr>
    <w:tblStylePr w:type="firstRow">
      <w:rPr>
        <w:b/>
        <w:bCs/>
        <w:color w:val="FFFFFF" w:themeColor="background1"/>
      </w:rPr>
      <w:tblPr/>
      <w:tcPr>
        <w:shd w:val="clear" w:color="auto" w:fill="F2F2F2" w:themeFill="accent4"/>
      </w:tcPr>
    </w:tblStylePr>
    <w:tblStylePr w:type="lastRow">
      <w:rPr>
        <w:b/>
        <w:bCs/>
      </w:rPr>
      <w:tblPr/>
      <w:tcPr>
        <w:tcBorders>
          <w:top w:val="double" w:sz="4" w:space="0" w:color="F2F2F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F2F2" w:themeColor="accent4"/>
          <w:right w:val="single" w:sz="4" w:space="0" w:color="F2F2F2" w:themeColor="accent4"/>
        </w:tcBorders>
      </w:tcPr>
    </w:tblStylePr>
    <w:tblStylePr w:type="band1Horz">
      <w:tblPr/>
      <w:tcPr>
        <w:tcBorders>
          <w:top w:val="single" w:sz="4" w:space="0" w:color="F2F2F2" w:themeColor="accent4"/>
          <w:bottom w:val="single" w:sz="4" w:space="0" w:color="F2F2F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F2F2" w:themeColor="accent4"/>
          <w:left w:val="nil"/>
        </w:tcBorders>
      </w:tcPr>
    </w:tblStylePr>
    <w:tblStylePr w:type="swCell">
      <w:tblPr/>
      <w:tcPr>
        <w:tcBorders>
          <w:top w:val="double" w:sz="4" w:space="0" w:color="F2F2F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1092">
      <w:bodyDiv w:val="1"/>
      <w:marLeft w:val="0"/>
      <w:marRight w:val="0"/>
      <w:marTop w:val="0"/>
      <w:marBottom w:val="0"/>
      <w:divBdr>
        <w:top w:val="none" w:sz="0" w:space="0" w:color="auto"/>
        <w:left w:val="none" w:sz="0" w:space="0" w:color="auto"/>
        <w:bottom w:val="none" w:sz="0" w:space="0" w:color="auto"/>
        <w:right w:val="none" w:sz="0" w:space="0" w:color="auto"/>
      </w:divBdr>
      <w:divsChild>
        <w:div w:id="467554363">
          <w:marLeft w:val="547"/>
          <w:marRight w:val="0"/>
          <w:marTop w:val="0"/>
          <w:marBottom w:val="0"/>
          <w:divBdr>
            <w:top w:val="none" w:sz="0" w:space="0" w:color="auto"/>
            <w:left w:val="none" w:sz="0" w:space="0" w:color="auto"/>
            <w:bottom w:val="none" w:sz="0" w:space="0" w:color="auto"/>
            <w:right w:val="none" w:sz="0" w:space="0" w:color="auto"/>
          </w:divBdr>
        </w:div>
      </w:divsChild>
    </w:div>
    <w:div w:id="92865720">
      <w:bodyDiv w:val="1"/>
      <w:marLeft w:val="0"/>
      <w:marRight w:val="0"/>
      <w:marTop w:val="0"/>
      <w:marBottom w:val="0"/>
      <w:divBdr>
        <w:top w:val="none" w:sz="0" w:space="0" w:color="auto"/>
        <w:left w:val="none" w:sz="0" w:space="0" w:color="auto"/>
        <w:bottom w:val="none" w:sz="0" w:space="0" w:color="auto"/>
        <w:right w:val="none" w:sz="0" w:space="0" w:color="auto"/>
      </w:divBdr>
    </w:div>
    <w:div w:id="194805499">
      <w:bodyDiv w:val="1"/>
      <w:marLeft w:val="0"/>
      <w:marRight w:val="0"/>
      <w:marTop w:val="0"/>
      <w:marBottom w:val="0"/>
      <w:divBdr>
        <w:top w:val="none" w:sz="0" w:space="0" w:color="auto"/>
        <w:left w:val="none" w:sz="0" w:space="0" w:color="auto"/>
        <w:bottom w:val="none" w:sz="0" w:space="0" w:color="auto"/>
        <w:right w:val="none" w:sz="0" w:space="0" w:color="auto"/>
      </w:divBdr>
    </w:div>
    <w:div w:id="341469162">
      <w:bodyDiv w:val="1"/>
      <w:marLeft w:val="0"/>
      <w:marRight w:val="0"/>
      <w:marTop w:val="0"/>
      <w:marBottom w:val="0"/>
      <w:divBdr>
        <w:top w:val="none" w:sz="0" w:space="0" w:color="auto"/>
        <w:left w:val="none" w:sz="0" w:space="0" w:color="auto"/>
        <w:bottom w:val="none" w:sz="0" w:space="0" w:color="auto"/>
        <w:right w:val="none" w:sz="0" w:space="0" w:color="auto"/>
      </w:divBdr>
    </w:div>
    <w:div w:id="791940574">
      <w:bodyDiv w:val="1"/>
      <w:marLeft w:val="0"/>
      <w:marRight w:val="0"/>
      <w:marTop w:val="0"/>
      <w:marBottom w:val="0"/>
      <w:divBdr>
        <w:top w:val="none" w:sz="0" w:space="0" w:color="auto"/>
        <w:left w:val="none" w:sz="0" w:space="0" w:color="auto"/>
        <w:bottom w:val="none" w:sz="0" w:space="0" w:color="auto"/>
        <w:right w:val="none" w:sz="0" w:space="0" w:color="auto"/>
      </w:divBdr>
      <w:divsChild>
        <w:div w:id="1231845826">
          <w:marLeft w:val="547"/>
          <w:marRight w:val="0"/>
          <w:marTop w:val="0"/>
          <w:marBottom w:val="0"/>
          <w:divBdr>
            <w:top w:val="none" w:sz="0" w:space="0" w:color="auto"/>
            <w:left w:val="none" w:sz="0" w:space="0" w:color="auto"/>
            <w:bottom w:val="none" w:sz="0" w:space="0" w:color="auto"/>
            <w:right w:val="none" w:sz="0" w:space="0" w:color="auto"/>
          </w:divBdr>
        </w:div>
      </w:divsChild>
    </w:div>
    <w:div w:id="1736973184">
      <w:bodyDiv w:val="1"/>
      <w:marLeft w:val="0"/>
      <w:marRight w:val="0"/>
      <w:marTop w:val="0"/>
      <w:marBottom w:val="0"/>
      <w:divBdr>
        <w:top w:val="none" w:sz="0" w:space="0" w:color="auto"/>
        <w:left w:val="none" w:sz="0" w:space="0" w:color="auto"/>
        <w:bottom w:val="none" w:sz="0" w:space="0" w:color="auto"/>
        <w:right w:val="none" w:sz="0" w:space="0" w:color="auto"/>
      </w:divBdr>
    </w:div>
    <w:div w:id="2096246797">
      <w:bodyDiv w:val="1"/>
      <w:marLeft w:val="0"/>
      <w:marRight w:val="0"/>
      <w:marTop w:val="0"/>
      <w:marBottom w:val="0"/>
      <w:divBdr>
        <w:top w:val="none" w:sz="0" w:space="0" w:color="auto"/>
        <w:left w:val="none" w:sz="0" w:space="0" w:color="auto"/>
        <w:bottom w:val="none" w:sz="0" w:space="0" w:color="auto"/>
        <w:right w:val="none" w:sz="0" w:space="0" w:color="auto"/>
      </w:divBdr>
      <w:divsChild>
        <w:div w:id="399864150">
          <w:marLeft w:val="0"/>
          <w:marRight w:val="0"/>
          <w:marTop w:val="0"/>
          <w:marBottom w:val="0"/>
          <w:divBdr>
            <w:top w:val="single" w:sz="2" w:space="0" w:color="D9D9E3"/>
            <w:left w:val="single" w:sz="2" w:space="0" w:color="D9D9E3"/>
            <w:bottom w:val="single" w:sz="2" w:space="0" w:color="D9D9E3"/>
            <w:right w:val="single" w:sz="2" w:space="0" w:color="D9D9E3"/>
          </w:divBdr>
          <w:divsChild>
            <w:div w:id="1345593056">
              <w:marLeft w:val="0"/>
              <w:marRight w:val="0"/>
              <w:marTop w:val="0"/>
              <w:marBottom w:val="0"/>
              <w:divBdr>
                <w:top w:val="single" w:sz="2" w:space="0" w:color="D9D9E3"/>
                <w:left w:val="single" w:sz="2" w:space="0" w:color="D9D9E3"/>
                <w:bottom w:val="single" w:sz="2" w:space="0" w:color="D9D9E3"/>
                <w:right w:val="single" w:sz="2" w:space="0" w:color="D9D9E3"/>
              </w:divBdr>
              <w:divsChild>
                <w:div w:id="211305078">
                  <w:marLeft w:val="0"/>
                  <w:marRight w:val="0"/>
                  <w:marTop w:val="0"/>
                  <w:marBottom w:val="0"/>
                  <w:divBdr>
                    <w:top w:val="single" w:sz="2" w:space="0" w:color="D9D9E3"/>
                    <w:left w:val="single" w:sz="2" w:space="0" w:color="D9D9E3"/>
                    <w:bottom w:val="single" w:sz="2" w:space="0" w:color="D9D9E3"/>
                    <w:right w:val="single" w:sz="2" w:space="0" w:color="D9D9E3"/>
                  </w:divBdr>
                  <w:divsChild>
                    <w:div w:id="1997176811">
                      <w:marLeft w:val="0"/>
                      <w:marRight w:val="0"/>
                      <w:marTop w:val="0"/>
                      <w:marBottom w:val="0"/>
                      <w:divBdr>
                        <w:top w:val="single" w:sz="2" w:space="0" w:color="D9D9E3"/>
                        <w:left w:val="single" w:sz="2" w:space="0" w:color="D9D9E3"/>
                        <w:bottom w:val="single" w:sz="2" w:space="0" w:color="D9D9E3"/>
                        <w:right w:val="single" w:sz="2" w:space="0" w:color="D9D9E3"/>
                      </w:divBdr>
                      <w:divsChild>
                        <w:div w:id="730158436">
                          <w:marLeft w:val="0"/>
                          <w:marRight w:val="0"/>
                          <w:marTop w:val="0"/>
                          <w:marBottom w:val="0"/>
                          <w:divBdr>
                            <w:top w:val="single" w:sz="2" w:space="0" w:color="auto"/>
                            <w:left w:val="single" w:sz="2" w:space="0" w:color="auto"/>
                            <w:bottom w:val="single" w:sz="6" w:space="0" w:color="auto"/>
                            <w:right w:val="single" w:sz="2" w:space="0" w:color="auto"/>
                          </w:divBdr>
                          <w:divsChild>
                            <w:div w:id="1150945382">
                              <w:marLeft w:val="0"/>
                              <w:marRight w:val="0"/>
                              <w:marTop w:val="100"/>
                              <w:marBottom w:val="100"/>
                              <w:divBdr>
                                <w:top w:val="single" w:sz="2" w:space="0" w:color="D9D9E3"/>
                                <w:left w:val="single" w:sz="2" w:space="0" w:color="D9D9E3"/>
                                <w:bottom w:val="single" w:sz="2" w:space="0" w:color="D9D9E3"/>
                                <w:right w:val="single" w:sz="2" w:space="0" w:color="D9D9E3"/>
                              </w:divBdr>
                              <w:divsChild>
                                <w:div w:id="606038862">
                                  <w:marLeft w:val="0"/>
                                  <w:marRight w:val="0"/>
                                  <w:marTop w:val="0"/>
                                  <w:marBottom w:val="0"/>
                                  <w:divBdr>
                                    <w:top w:val="single" w:sz="2" w:space="0" w:color="D9D9E3"/>
                                    <w:left w:val="single" w:sz="2" w:space="0" w:color="D9D9E3"/>
                                    <w:bottom w:val="single" w:sz="2" w:space="0" w:color="D9D9E3"/>
                                    <w:right w:val="single" w:sz="2" w:space="0" w:color="D9D9E3"/>
                                  </w:divBdr>
                                  <w:divsChild>
                                    <w:div w:id="131287763">
                                      <w:marLeft w:val="0"/>
                                      <w:marRight w:val="0"/>
                                      <w:marTop w:val="0"/>
                                      <w:marBottom w:val="0"/>
                                      <w:divBdr>
                                        <w:top w:val="single" w:sz="2" w:space="0" w:color="D9D9E3"/>
                                        <w:left w:val="single" w:sz="2" w:space="0" w:color="D9D9E3"/>
                                        <w:bottom w:val="single" w:sz="2" w:space="0" w:color="D9D9E3"/>
                                        <w:right w:val="single" w:sz="2" w:space="0" w:color="D9D9E3"/>
                                      </w:divBdr>
                                      <w:divsChild>
                                        <w:div w:id="717901276">
                                          <w:marLeft w:val="0"/>
                                          <w:marRight w:val="0"/>
                                          <w:marTop w:val="0"/>
                                          <w:marBottom w:val="0"/>
                                          <w:divBdr>
                                            <w:top w:val="single" w:sz="2" w:space="0" w:color="D9D9E3"/>
                                            <w:left w:val="single" w:sz="2" w:space="0" w:color="D9D9E3"/>
                                            <w:bottom w:val="single" w:sz="2" w:space="0" w:color="D9D9E3"/>
                                            <w:right w:val="single" w:sz="2" w:space="0" w:color="D9D9E3"/>
                                          </w:divBdr>
                                          <w:divsChild>
                                            <w:div w:id="83495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2354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131EA5CF-980B-0C43-92B8-12D72BB95E68}">
    <t:Anchor>
      <t:Comment id="2092084773"/>
    </t:Anchor>
    <t:History>
      <t:Event id="{3832A3CA-FFF5-894E-8C2F-56D4D920BF52}" time="2024-09-16T15:50:48.893Z">
        <t:Attribution userId="S::sfitzpatrick@rivasolutionsinc.com::a54fc87e-a965-47a2-ac48-e1abeb1e02e0" userProvider="AD" userName="Sean Fitzpatrick"/>
        <t:Anchor>
          <t:Comment id="702239122"/>
        </t:Anchor>
        <t:Create/>
      </t:Event>
      <t:Event id="{B85F1D10-0366-0B49-B5A5-BFF95B246F23}" time="2024-09-16T15:50:48.893Z">
        <t:Attribution userId="S::sfitzpatrick@rivasolutionsinc.com::a54fc87e-a965-47a2-ac48-e1abeb1e02e0" userProvider="AD" userName="Sean Fitzpatrick"/>
        <t:Anchor>
          <t:Comment id="702239122"/>
        </t:Anchor>
        <t:Assign userId="S::raj@rivasolutionsinc.com::6fcd87ce-4efe-4e14-9ae7-c4d506de9d83" userProvider="AD" userName="Raj Dasgupta"/>
      </t:Event>
      <t:Event id="{71B4E2E9-6903-8B40-8F75-4F973817C05A}" time="2024-09-16T15:50:48.893Z">
        <t:Attribution userId="S::sfitzpatrick@rivasolutionsinc.com::a54fc87e-a965-47a2-ac48-e1abeb1e02e0" userProvider="AD" userName="Sean Fitzpatrick"/>
        <t:Anchor>
          <t:Comment id="702239122"/>
        </t:Anchor>
        <t:SetTitle title="@Raj Dasgupta and AK - this isn’t a bad suggestion, however, we have not yet discussed any project timelines in an overall timeline view. This graphic conveys our process vs a timeline. At this stage, what do you all think we should do?"/>
      </t:Event>
    </t:History>
  </t:Task>
  <t:Task id="{47BBA300-4C95-42D1-B1EE-A4FDC6371170}">
    <t:Anchor>
      <t:Comment id="345799904"/>
    </t:Anchor>
    <t:History>
      <t:Event id="{19BF3A33-6D6F-48D4-B5A1-1C5A1F85EA69}" time="2024-09-15T21:27:33.223Z">
        <t:Attribution userId="S::jquigley@rivasolutionsinc.com::864166ed-f2f1-400f-a1fd-1d073e77c3ce" userProvider="AD" userName="Julia Quigley"/>
        <t:Anchor>
          <t:Comment id="266449306"/>
        </t:Anchor>
        <t:Create/>
      </t:Event>
      <t:Event id="{5214C212-DE0F-4D92-82EF-CFC3E2CC01B8}" time="2024-09-15T21:27:33.223Z">
        <t:Attribution userId="S::jquigley@rivasolutionsinc.com::864166ed-f2f1-400f-a1fd-1d073e77c3ce" userProvider="AD" userName="Julia Quigley"/>
        <t:Anchor>
          <t:Comment id="266449306"/>
        </t:Anchor>
        <t:Assign userId="S::raj@rivasolutionsinc.com::6fcd87ce-4efe-4e14-9ae7-c4d506de9d83" userProvider="AD" userName="Raj Dasgupta"/>
      </t:Event>
      <t:Event id="{F2D50907-51E3-4DD4-B705-67C69B77C99D}" time="2024-09-15T21:27:33.223Z">
        <t:Attribution userId="S::jquigley@rivasolutionsinc.com::864166ed-f2f1-400f-a1fd-1d073e77c3ce" userProvider="AD" userName="Julia Quigley"/>
        <t:Anchor>
          <t:Comment id="266449306"/>
        </t:Anchor>
        <t:SetTitle title="@Raj Dasgupta "/>
      </t:Event>
      <t:Event id="{2424E206-BF15-7042-83AD-B347586E4D1B}" time="2024-09-16T15:32:19.122Z">
        <t:Attribution userId="S::reanna@rivasolutionsinc.com::8b8587a4-3b80-431e-8d11-f29bd863a8dd" userProvider="AD" userName="Reanna Hussaini"/>
        <t:Progress percentComplete="100"/>
      </t:Event>
      <t:Event id="{67F9576B-27B4-ED48-9287-44AF22A1109D}" time="2024-09-16T15:32:22.226Z">
        <t:Attribution userId="S::reanna@rivasolutionsinc.com::8b8587a4-3b80-431e-8d11-f29bd863a8dd" userProvider="AD" userName="Reanna Hussaini"/>
        <t:Progress percentComplete="0"/>
      </t:Event>
      <t:Event id="{88730979-E18F-BD48-B3E3-08ED35DC8B13}" time="2024-09-16T18:35:11.25Z">
        <t:Attribution userId="S::raj@rivasolutionsinc.com::6fcd87ce-4efe-4e14-9ae7-c4d506de9d83" userProvider="AD" userName="Raj Dasgupta"/>
        <t:Anchor>
          <t:Comment id="2105231155"/>
        </t:Anchor>
        <t:UnassignAll/>
      </t:Event>
      <t:Event id="{00D11B69-7E2C-D247-96A9-4C080C9B9045}" time="2024-09-16T18:35:11.25Z">
        <t:Attribution userId="S::raj@rivasolutionsinc.com::6fcd87ce-4efe-4e14-9ae7-c4d506de9d83" userProvider="AD" userName="Raj Dasgupta"/>
        <t:Anchor>
          <t:Comment id="2105231155"/>
        </t:Anchor>
        <t:Assign userId="S::reanna@rivasolutionsinc.com::8b8587a4-3b80-431e-8d11-f29bd863a8dd" userProvider="AD" userName="Reanna Hussaini"/>
      </t:Event>
    </t:History>
  </t:Task>
  <t:Task id="{01313B50-375A-A14B-A56C-6644C2AEC730}">
    <t:Anchor>
      <t:Comment id="1747296019"/>
    </t:Anchor>
    <t:History>
      <t:Event id="{A2B0967B-D5B7-594C-82F5-AEEECF79A73F}" time="2024-09-16T14:53:55.382Z">
        <t:Attribution userId="S::reanna@rivasolutionsinc.com::8b8587a4-3b80-431e-8d11-f29bd863a8dd" userProvider="AD" userName="Reanna Hussaini"/>
        <t:Anchor>
          <t:Comment id="1747296019"/>
        </t:Anchor>
        <t:Create/>
      </t:Event>
      <t:Event id="{90892F1D-554E-D147-95F9-71DB65143E0F}" time="2024-09-16T14:53:55.382Z">
        <t:Attribution userId="S::reanna@rivasolutionsinc.com::8b8587a4-3b80-431e-8d11-f29bd863a8dd" userProvider="AD" userName="Reanna Hussaini"/>
        <t:Anchor>
          <t:Comment id="1747296019"/>
        </t:Anchor>
        <t:Assign userId="S::raj@rivasolutionsinc.com::6fcd87ce-4efe-4e14-9ae7-c4d506de9d83" userProvider="AD" userName="Raj Dasgupta"/>
      </t:Event>
      <t:Event id="{523D96DC-C002-2B4D-9BD2-01E96699E2B5}" time="2024-09-16T14:53:55.382Z">
        <t:Attribution userId="S::reanna@rivasolutionsinc.com::8b8587a4-3b80-431e-8d11-f29bd863a8dd" userProvider="AD" userName="Reanna Hussaini"/>
        <t:Anchor>
          <t:Comment id="1747296019"/>
        </t:Anchor>
        <t:SetTitle title="@Raj Dasgupta Can we cut anything out from this table to save space?"/>
      </t:Event>
      <t:Event id="{AAF80A8D-9484-9340-8001-CE8DEA285DE1}" time="2024-09-16T16:43:49.746Z">
        <t:Attribution userId="S::raj@rivasolutionsinc.com::6fcd87ce-4efe-4e14-9ae7-c4d506de9d83" userProvider="AD" userName="Raj Dasgupta"/>
        <t:Anchor>
          <t:Comment id="1311696125"/>
        </t:Anchor>
        <t:UnassignAll/>
      </t:Event>
      <t:Event id="{F434C627-2A49-0D41-A8FC-BCEAB36CAB0F}" time="2024-09-16T16:43:49.746Z">
        <t:Attribution userId="S::raj@rivasolutionsinc.com::6fcd87ce-4efe-4e14-9ae7-c4d506de9d83" userProvider="AD" userName="Raj Dasgupta"/>
        <t:Anchor>
          <t:Comment id="1311696125"/>
        </t:Anchor>
        <t:Assign userId="S::sfitzpatrick@rivasolutionsinc.com::a54fc87e-a965-47a2-ac48-e1abeb1e02e0" userProvider="AD" userName="Sean Fitzpatrick"/>
      </t:Event>
    </t:History>
  </t:Task>
  <t:Task id="{05F79A98-E723-794A-AB2E-9291A5FE4B01}">
    <t:Anchor>
      <t:Comment id="1682054603"/>
    </t:Anchor>
    <t:History>
      <t:Event id="{6B44E722-8B0C-D54F-9B04-8A65F759178B}" time="2024-09-16T18:36:31.92Z">
        <t:Attribution userId="S::raj@rivasolutionsinc.com::6fcd87ce-4efe-4e14-9ae7-c4d506de9d83" userProvider="AD" userName="Raj Dasgupta"/>
        <t:Anchor>
          <t:Comment id="247487869"/>
        </t:Anchor>
        <t:Create/>
      </t:Event>
      <t:Event id="{0151238E-9A06-BB44-ACA8-3740D0311996}" time="2024-09-16T18:36:31.92Z">
        <t:Attribution userId="S::raj@rivasolutionsinc.com::6fcd87ce-4efe-4e14-9ae7-c4d506de9d83" userProvider="AD" userName="Raj Dasgupta"/>
        <t:Anchor>
          <t:Comment id="247487869"/>
        </t:Anchor>
        <t:Assign userId="S::reanna@rivasolutionsinc.com::8b8587a4-3b80-431e-8d11-f29bd863a8dd" userProvider="AD" userName="Reanna Hussaini"/>
      </t:Event>
      <t:Event id="{3CC3CF24-8531-2947-B337-6B5720F8C7EA}" time="2024-09-16T18:36:31.92Z">
        <t:Attribution userId="S::raj@rivasolutionsinc.com::6fcd87ce-4efe-4e14-9ae7-c4d506de9d83" userProvider="AD" userName="Raj Dasgupta"/>
        <t:Anchor>
          <t:Comment id="247487869"/>
        </t:Anchor>
        <t:SetTitle title="@Reanna Hussaini"/>
      </t:Event>
    </t:History>
  </t:Task>
</t:Tasks>
</file>

<file path=word/theme/theme1.xml><?xml version="1.0" encoding="utf-8"?>
<a:theme xmlns:a="http://schemas.openxmlformats.org/drawingml/2006/main" name="Office Theme">
  <a:themeElements>
    <a:clrScheme name="RIVA">
      <a:dk1>
        <a:srgbClr val="2B3039"/>
      </a:dk1>
      <a:lt1>
        <a:srgbClr val="FFFFFF"/>
      </a:lt1>
      <a:dk2>
        <a:srgbClr val="D1362A"/>
      </a:dk2>
      <a:lt2>
        <a:srgbClr val="FEFFFF"/>
      </a:lt2>
      <a:accent1>
        <a:srgbClr val="D2362D"/>
      </a:accent1>
      <a:accent2>
        <a:srgbClr val="0993BC"/>
      </a:accent2>
      <a:accent3>
        <a:srgbClr val="D7D7D7"/>
      </a:accent3>
      <a:accent4>
        <a:srgbClr val="F2F2F2"/>
      </a:accent4>
      <a:accent5>
        <a:srgbClr val="2B3039"/>
      </a:accent5>
      <a:accent6>
        <a:srgbClr val="F49923"/>
      </a:accent6>
      <a:hlink>
        <a:srgbClr val="D2362C"/>
      </a:hlink>
      <a:folHlink>
        <a:srgbClr val="0094B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012dfaf2-0648-4b7c-affc-747545cf8c05" xsi:nil="true"/>
    <lcf76f155ced4ddcb4097134ff3c332f xmlns="25099bb4-f3d9-4612-bc47-fddcd7f34272">
      <Terms xmlns="http://schemas.microsoft.com/office/infopath/2007/PartnerControls"/>
    </lcf76f155ced4ddcb4097134ff3c332f>
    <Comments xmlns="25099bb4-f3d9-4612-bc47-fddcd7f3427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23EDE3-FBCE-401D-BF5D-8AA716215C6E}"/>
</file>

<file path=customXml/itemProps2.xml><?xml version="1.0" encoding="utf-8"?>
<ds:datastoreItem xmlns:ds="http://schemas.openxmlformats.org/officeDocument/2006/customXml" ds:itemID="{A70BE247-964A-4B12-9A22-3024F6748D20}">
  <ds:schemaRefs>
    <ds:schemaRef ds:uri="http://schemas.openxmlformats.org/officeDocument/2006/bibliography"/>
  </ds:schemaRefs>
</ds:datastoreItem>
</file>

<file path=customXml/itemProps3.xml><?xml version="1.0" encoding="utf-8"?>
<ds:datastoreItem xmlns:ds="http://schemas.openxmlformats.org/officeDocument/2006/customXml" ds:itemID="{16ABE6A5-F9CA-452A-930D-1575642257B2}">
  <ds:schemaRefs>
    <ds:schemaRef ds:uri="http://schemas.microsoft.com/office/2006/metadata/properties"/>
    <ds:schemaRef ds:uri="http://schemas.microsoft.com/office/infopath/2007/PartnerControls"/>
    <ds:schemaRef ds:uri="797e47e2-792c-4c85-9b61-b54d288a4218"/>
    <ds:schemaRef ds:uri="b467dfbf-2726-4a49-8741-e5fab479deba"/>
    <ds:schemaRef ds:uri="http://schemas.microsoft.com/sharepoint/v3"/>
  </ds:schemaRefs>
</ds:datastoreItem>
</file>

<file path=customXml/itemProps4.xml><?xml version="1.0" encoding="utf-8"?>
<ds:datastoreItem xmlns:ds="http://schemas.openxmlformats.org/officeDocument/2006/customXml" ds:itemID="{CF7C94D6-5303-41AD-989A-DEDFD3D511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7874</Words>
  <Characters>44884</Characters>
  <Application>Microsoft Office Word</Application>
  <DocSecurity>4</DocSecurity>
  <Lines>374</Lines>
  <Paragraphs>105</Paragraphs>
  <ScaleCrop>false</ScaleCrop>
  <Company/>
  <LinksUpToDate>false</LinksUpToDate>
  <CharactersWithSpaces>52653</CharactersWithSpaces>
  <SharedDoc>false</SharedDoc>
  <HLinks>
    <vt:vector size="204" baseType="variant">
      <vt:variant>
        <vt:i4>1310770</vt:i4>
      </vt:variant>
      <vt:variant>
        <vt:i4>131</vt:i4>
      </vt:variant>
      <vt:variant>
        <vt:i4>0</vt:i4>
      </vt:variant>
      <vt:variant>
        <vt:i4>5</vt:i4>
      </vt:variant>
      <vt:variant>
        <vt:lpwstr/>
      </vt:variant>
      <vt:variant>
        <vt:lpwstr>_Toc177317507</vt:lpwstr>
      </vt:variant>
      <vt:variant>
        <vt:i4>1310770</vt:i4>
      </vt:variant>
      <vt:variant>
        <vt:i4>125</vt:i4>
      </vt:variant>
      <vt:variant>
        <vt:i4>0</vt:i4>
      </vt:variant>
      <vt:variant>
        <vt:i4>5</vt:i4>
      </vt:variant>
      <vt:variant>
        <vt:lpwstr/>
      </vt:variant>
      <vt:variant>
        <vt:lpwstr>_Toc177317506</vt:lpwstr>
      </vt:variant>
      <vt:variant>
        <vt:i4>1310770</vt:i4>
      </vt:variant>
      <vt:variant>
        <vt:i4>119</vt:i4>
      </vt:variant>
      <vt:variant>
        <vt:i4>0</vt:i4>
      </vt:variant>
      <vt:variant>
        <vt:i4>5</vt:i4>
      </vt:variant>
      <vt:variant>
        <vt:lpwstr/>
      </vt:variant>
      <vt:variant>
        <vt:lpwstr>_Toc177317505</vt:lpwstr>
      </vt:variant>
      <vt:variant>
        <vt:i4>1900596</vt:i4>
      </vt:variant>
      <vt:variant>
        <vt:i4>110</vt:i4>
      </vt:variant>
      <vt:variant>
        <vt:i4>0</vt:i4>
      </vt:variant>
      <vt:variant>
        <vt:i4>5</vt:i4>
      </vt:variant>
      <vt:variant>
        <vt:lpwstr/>
      </vt:variant>
      <vt:variant>
        <vt:lpwstr>_Toc177317398</vt:lpwstr>
      </vt:variant>
      <vt:variant>
        <vt:i4>1900596</vt:i4>
      </vt:variant>
      <vt:variant>
        <vt:i4>104</vt:i4>
      </vt:variant>
      <vt:variant>
        <vt:i4>0</vt:i4>
      </vt:variant>
      <vt:variant>
        <vt:i4>5</vt:i4>
      </vt:variant>
      <vt:variant>
        <vt:lpwstr/>
      </vt:variant>
      <vt:variant>
        <vt:lpwstr>_Toc177317397</vt:lpwstr>
      </vt:variant>
      <vt:variant>
        <vt:i4>1900596</vt:i4>
      </vt:variant>
      <vt:variant>
        <vt:i4>98</vt:i4>
      </vt:variant>
      <vt:variant>
        <vt:i4>0</vt:i4>
      </vt:variant>
      <vt:variant>
        <vt:i4>5</vt:i4>
      </vt:variant>
      <vt:variant>
        <vt:lpwstr/>
      </vt:variant>
      <vt:variant>
        <vt:lpwstr>_Toc177317396</vt:lpwstr>
      </vt:variant>
      <vt:variant>
        <vt:i4>1900596</vt:i4>
      </vt:variant>
      <vt:variant>
        <vt:i4>92</vt:i4>
      </vt:variant>
      <vt:variant>
        <vt:i4>0</vt:i4>
      </vt:variant>
      <vt:variant>
        <vt:i4>5</vt:i4>
      </vt:variant>
      <vt:variant>
        <vt:lpwstr/>
      </vt:variant>
      <vt:variant>
        <vt:lpwstr>_Toc177317395</vt:lpwstr>
      </vt:variant>
      <vt:variant>
        <vt:i4>1900596</vt:i4>
      </vt:variant>
      <vt:variant>
        <vt:i4>86</vt:i4>
      </vt:variant>
      <vt:variant>
        <vt:i4>0</vt:i4>
      </vt:variant>
      <vt:variant>
        <vt:i4>5</vt:i4>
      </vt:variant>
      <vt:variant>
        <vt:lpwstr/>
      </vt:variant>
      <vt:variant>
        <vt:lpwstr>_Toc177317394</vt:lpwstr>
      </vt:variant>
      <vt:variant>
        <vt:i4>1900596</vt:i4>
      </vt:variant>
      <vt:variant>
        <vt:i4>80</vt:i4>
      </vt:variant>
      <vt:variant>
        <vt:i4>0</vt:i4>
      </vt:variant>
      <vt:variant>
        <vt:i4>5</vt:i4>
      </vt:variant>
      <vt:variant>
        <vt:lpwstr/>
      </vt:variant>
      <vt:variant>
        <vt:lpwstr>_Toc177317393</vt:lpwstr>
      </vt:variant>
      <vt:variant>
        <vt:i4>1900596</vt:i4>
      </vt:variant>
      <vt:variant>
        <vt:i4>74</vt:i4>
      </vt:variant>
      <vt:variant>
        <vt:i4>0</vt:i4>
      </vt:variant>
      <vt:variant>
        <vt:i4>5</vt:i4>
      </vt:variant>
      <vt:variant>
        <vt:lpwstr/>
      </vt:variant>
      <vt:variant>
        <vt:lpwstr>_Toc177317392</vt:lpwstr>
      </vt:variant>
      <vt:variant>
        <vt:i4>1900596</vt:i4>
      </vt:variant>
      <vt:variant>
        <vt:i4>68</vt:i4>
      </vt:variant>
      <vt:variant>
        <vt:i4>0</vt:i4>
      </vt:variant>
      <vt:variant>
        <vt:i4>5</vt:i4>
      </vt:variant>
      <vt:variant>
        <vt:lpwstr/>
      </vt:variant>
      <vt:variant>
        <vt:lpwstr>_Toc177317391</vt:lpwstr>
      </vt:variant>
      <vt:variant>
        <vt:i4>1900596</vt:i4>
      </vt:variant>
      <vt:variant>
        <vt:i4>62</vt:i4>
      </vt:variant>
      <vt:variant>
        <vt:i4>0</vt:i4>
      </vt:variant>
      <vt:variant>
        <vt:i4>5</vt:i4>
      </vt:variant>
      <vt:variant>
        <vt:lpwstr/>
      </vt:variant>
      <vt:variant>
        <vt:lpwstr>_Toc177317390</vt:lpwstr>
      </vt:variant>
      <vt:variant>
        <vt:i4>1835060</vt:i4>
      </vt:variant>
      <vt:variant>
        <vt:i4>56</vt:i4>
      </vt:variant>
      <vt:variant>
        <vt:i4>0</vt:i4>
      </vt:variant>
      <vt:variant>
        <vt:i4>5</vt:i4>
      </vt:variant>
      <vt:variant>
        <vt:lpwstr/>
      </vt:variant>
      <vt:variant>
        <vt:lpwstr>_Toc177317389</vt:lpwstr>
      </vt:variant>
      <vt:variant>
        <vt:i4>1835060</vt:i4>
      </vt:variant>
      <vt:variant>
        <vt:i4>50</vt:i4>
      </vt:variant>
      <vt:variant>
        <vt:i4>0</vt:i4>
      </vt:variant>
      <vt:variant>
        <vt:i4>5</vt:i4>
      </vt:variant>
      <vt:variant>
        <vt:lpwstr/>
      </vt:variant>
      <vt:variant>
        <vt:lpwstr>_Toc177317388</vt:lpwstr>
      </vt:variant>
      <vt:variant>
        <vt:i4>1835060</vt:i4>
      </vt:variant>
      <vt:variant>
        <vt:i4>44</vt:i4>
      </vt:variant>
      <vt:variant>
        <vt:i4>0</vt:i4>
      </vt:variant>
      <vt:variant>
        <vt:i4>5</vt:i4>
      </vt:variant>
      <vt:variant>
        <vt:lpwstr/>
      </vt:variant>
      <vt:variant>
        <vt:lpwstr>_Toc177317387</vt:lpwstr>
      </vt:variant>
      <vt:variant>
        <vt:i4>1835060</vt:i4>
      </vt:variant>
      <vt:variant>
        <vt:i4>38</vt:i4>
      </vt:variant>
      <vt:variant>
        <vt:i4>0</vt:i4>
      </vt:variant>
      <vt:variant>
        <vt:i4>5</vt:i4>
      </vt:variant>
      <vt:variant>
        <vt:lpwstr/>
      </vt:variant>
      <vt:variant>
        <vt:lpwstr>_Toc177317386</vt:lpwstr>
      </vt:variant>
      <vt:variant>
        <vt:i4>1835060</vt:i4>
      </vt:variant>
      <vt:variant>
        <vt:i4>32</vt:i4>
      </vt:variant>
      <vt:variant>
        <vt:i4>0</vt:i4>
      </vt:variant>
      <vt:variant>
        <vt:i4>5</vt:i4>
      </vt:variant>
      <vt:variant>
        <vt:lpwstr/>
      </vt:variant>
      <vt:variant>
        <vt:lpwstr>_Toc177317385</vt:lpwstr>
      </vt:variant>
      <vt:variant>
        <vt:i4>1835060</vt:i4>
      </vt:variant>
      <vt:variant>
        <vt:i4>26</vt:i4>
      </vt:variant>
      <vt:variant>
        <vt:i4>0</vt:i4>
      </vt:variant>
      <vt:variant>
        <vt:i4>5</vt:i4>
      </vt:variant>
      <vt:variant>
        <vt:lpwstr/>
      </vt:variant>
      <vt:variant>
        <vt:lpwstr>_Toc177317384</vt:lpwstr>
      </vt:variant>
      <vt:variant>
        <vt:i4>1835060</vt:i4>
      </vt:variant>
      <vt:variant>
        <vt:i4>20</vt:i4>
      </vt:variant>
      <vt:variant>
        <vt:i4>0</vt:i4>
      </vt:variant>
      <vt:variant>
        <vt:i4>5</vt:i4>
      </vt:variant>
      <vt:variant>
        <vt:lpwstr/>
      </vt:variant>
      <vt:variant>
        <vt:lpwstr>_Toc177317383</vt:lpwstr>
      </vt:variant>
      <vt:variant>
        <vt:i4>1835060</vt:i4>
      </vt:variant>
      <vt:variant>
        <vt:i4>14</vt:i4>
      </vt:variant>
      <vt:variant>
        <vt:i4>0</vt:i4>
      </vt:variant>
      <vt:variant>
        <vt:i4>5</vt:i4>
      </vt:variant>
      <vt:variant>
        <vt:lpwstr/>
      </vt:variant>
      <vt:variant>
        <vt:lpwstr>_Toc177317382</vt:lpwstr>
      </vt:variant>
      <vt:variant>
        <vt:i4>1835060</vt:i4>
      </vt:variant>
      <vt:variant>
        <vt:i4>8</vt:i4>
      </vt:variant>
      <vt:variant>
        <vt:i4>0</vt:i4>
      </vt:variant>
      <vt:variant>
        <vt:i4>5</vt:i4>
      </vt:variant>
      <vt:variant>
        <vt:lpwstr/>
      </vt:variant>
      <vt:variant>
        <vt:lpwstr>_Toc177317381</vt:lpwstr>
      </vt:variant>
      <vt:variant>
        <vt:i4>1835060</vt:i4>
      </vt:variant>
      <vt:variant>
        <vt:i4>2</vt:i4>
      </vt:variant>
      <vt:variant>
        <vt:i4>0</vt:i4>
      </vt:variant>
      <vt:variant>
        <vt:i4>5</vt:i4>
      </vt:variant>
      <vt:variant>
        <vt:lpwstr/>
      </vt:variant>
      <vt:variant>
        <vt:lpwstr>_Toc177317380</vt:lpwstr>
      </vt:variant>
      <vt:variant>
        <vt:i4>3014683</vt:i4>
      </vt:variant>
      <vt:variant>
        <vt:i4>33</vt:i4>
      </vt:variant>
      <vt:variant>
        <vt:i4>0</vt:i4>
      </vt:variant>
      <vt:variant>
        <vt:i4>5</vt:i4>
      </vt:variant>
      <vt:variant>
        <vt:lpwstr>mailto:jquigley@rivasolutionsinc.com</vt:lpwstr>
      </vt:variant>
      <vt:variant>
        <vt:lpwstr/>
      </vt:variant>
      <vt:variant>
        <vt:i4>2490391</vt:i4>
      </vt:variant>
      <vt:variant>
        <vt:i4>30</vt:i4>
      </vt:variant>
      <vt:variant>
        <vt:i4>0</vt:i4>
      </vt:variant>
      <vt:variant>
        <vt:i4>5</vt:i4>
      </vt:variant>
      <vt:variant>
        <vt:lpwstr>mailto:raj@rivasolutionsinc.com</vt:lpwstr>
      </vt:variant>
      <vt:variant>
        <vt:lpwstr/>
      </vt:variant>
      <vt:variant>
        <vt:i4>2293762</vt:i4>
      </vt:variant>
      <vt:variant>
        <vt:i4>27</vt:i4>
      </vt:variant>
      <vt:variant>
        <vt:i4>0</vt:i4>
      </vt:variant>
      <vt:variant>
        <vt:i4>5</vt:i4>
      </vt:variant>
      <vt:variant>
        <vt:lpwstr>mailto:sfitzpatrick@rivasolutionsinc.com</vt:lpwstr>
      </vt:variant>
      <vt:variant>
        <vt:lpwstr/>
      </vt:variant>
      <vt:variant>
        <vt:i4>2490391</vt:i4>
      </vt:variant>
      <vt:variant>
        <vt:i4>24</vt:i4>
      </vt:variant>
      <vt:variant>
        <vt:i4>0</vt:i4>
      </vt:variant>
      <vt:variant>
        <vt:i4>5</vt:i4>
      </vt:variant>
      <vt:variant>
        <vt:lpwstr>mailto:raj@rivasolutionsinc.com</vt:lpwstr>
      </vt:variant>
      <vt:variant>
        <vt:lpwstr/>
      </vt:variant>
      <vt:variant>
        <vt:i4>5111932</vt:i4>
      </vt:variant>
      <vt:variant>
        <vt:i4>21</vt:i4>
      </vt:variant>
      <vt:variant>
        <vt:i4>0</vt:i4>
      </vt:variant>
      <vt:variant>
        <vt:i4>5</vt:i4>
      </vt:variant>
      <vt:variant>
        <vt:lpwstr>mailto:reanna@rivasolutionsinc.com</vt:lpwstr>
      </vt:variant>
      <vt:variant>
        <vt:lpwstr/>
      </vt:variant>
      <vt:variant>
        <vt:i4>5111932</vt:i4>
      </vt:variant>
      <vt:variant>
        <vt:i4>18</vt:i4>
      </vt:variant>
      <vt:variant>
        <vt:i4>0</vt:i4>
      </vt:variant>
      <vt:variant>
        <vt:i4>5</vt:i4>
      </vt:variant>
      <vt:variant>
        <vt:lpwstr>mailto:reanna@rivasolutionsinc.com</vt:lpwstr>
      </vt:variant>
      <vt:variant>
        <vt:lpwstr/>
      </vt:variant>
      <vt:variant>
        <vt:i4>2490391</vt:i4>
      </vt:variant>
      <vt:variant>
        <vt:i4>15</vt:i4>
      </vt:variant>
      <vt:variant>
        <vt:i4>0</vt:i4>
      </vt:variant>
      <vt:variant>
        <vt:i4>5</vt:i4>
      </vt:variant>
      <vt:variant>
        <vt:lpwstr>mailto:raj@rivasolutionsinc.com</vt:lpwstr>
      </vt:variant>
      <vt:variant>
        <vt:lpwstr/>
      </vt:variant>
      <vt:variant>
        <vt:i4>5111932</vt:i4>
      </vt:variant>
      <vt:variant>
        <vt:i4>12</vt:i4>
      </vt:variant>
      <vt:variant>
        <vt:i4>0</vt:i4>
      </vt:variant>
      <vt:variant>
        <vt:i4>5</vt:i4>
      </vt:variant>
      <vt:variant>
        <vt:lpwstr>mailto:reanna@rivasolutionsinc.com</vt:lpwstr>
      </vt:variant>
      <vt:variant>
        <vt:lpwstr/>
      </vt:variant>
      <vt:variant>
        <vt:i4>2490391</vt:i4>
      </vt:variant>
      <vt:variant>
        <vt:i4>9</vt:i4>
      </vt:variant>
      <vt:variant>
        <vt:i4>0</vt:i4>
      </vt:variant>
      <vt:variant>
        <vt:i4>5</vt:i4>
      </vt:variant>
      <vt:variant>
        <vt:lpwstr>mailto:raj@rivasolutionsinc.com</vt:lpwstr>
      </vt:variant>
      <vt:variant>
        <vt:lpwstr/>
      </vt:variant>
      <vt:variant>
        <vt:i4>2490391</vt:i4>
      </vt:variant>
      <vt:variant>
        <vt:i4>6</vt:i4>
      </vt:variant>
      <vt:variant>
        <vt:i4>0</vt:i4>
      </vt:variant>
      <vt:variant>
        <vt:i4>5</vt:i4>
      </vt:variant>
      <vt:variant>
        <vt:lpwstr>mailto:raj@rivasolutionsinc.com</vt:lpwstr>
      </vt:variant>
      <vt:variant>
        <vt:lpwstr/>
      </vt:variant>
      <vt:variant>
        <vt:i4>5177470</vt:i4>
      </vt:variant>
      <vt:variant>
        <vt:i4>3</vt:i4>
      </vt:variant>
      <vt:variant>
        <vt:i4>0</vt:i4>
      </vt:variant>
      <vt:variant>
        <vt:i4>5</vt:i4>
      </vt:variant>
      <vt:variant>
        <vt:lpwstr>mailto:delmy@rivasolutionsinc.com</vt:lpwstr>
      </vt:variant>
      <vt:variant>
        <vt:lpwstr/>
      </vt:variant>
      <vt:variant>
        <vt:i4>2293762</vt:i4>
      </vt:variant>
      <vt:variant>
        <vt:i4>0</vt:i4>
      </vt:variant>
      <vt:variant>
        <vt:i4>0</vt:i4>
      </vt:variant>
      <vt:variant>
        <vt:i4>5</vt:i4>
      </vt:variant>
      <vt:variant>
        <vt:lpwstr>mailto:sfitzpatrick@rivasolutionsinc.com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Quigley</dc:creator>
  <cp:keywords/>
  <dc:description/>
  <cp:lastModifiedBy>Barbara Eberhard</cp:lastModifiedBy>
  <cp:revision>482</cp:revision>
  <dcterms:created xsi:type="dcterms:W3CDTF">2024-09-10T02:33:00Z</dcterms:created>
  <dcterms:modified xsi:type="dcterms:W3CDTF">2024-09-16T18:45:00Z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0x01010094B8782C6255EA4BBB4FAE2460AD2927</vt:lpwstr>
  </property>
  <property fmtid="{D5CDD505-2E9C-101B-9397-08002B2CF9AE}" pid="3" name="MediaServiceImageTags">
    <vt:lpwstr/>
  </property>
</Properties>
</file>